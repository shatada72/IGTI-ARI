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8DB85" w14:textId="77777777" w:rsidR="00204FD6" w:rsidRPr="00803A65" w:rsidRDefault="00204FD6" w:rsidP="00204FD6">
      <w:pPr>
        <w:spacing w:line="360" w:lineRule="auto"/>
        <w:jc w:val="center"/>
        <w:rPr>
          <w:rFonts w:ascii="Arial" w:hAnsi="Arial" w:cs="Arial"/>
          <w:b/>
          <w:color w:val="009E9A"/>
          <w:sz w:val="28"/>
          <w:szCs w:val="28"/>
        </w:rPr>
      </w:pPr>
      <w:r w:rsidRPr="00803A65">
        <w:rPr>
          <w:rFonts w:ascii="Arial" w:hAnsi="Arial" w:cs="Arial"/>
          <w:b/>
          <w:color w:val="009E9A"/>
          <w:sz w:val="28"/>
          <w:szCs w:val="28"/>
        </w:rPr>
        <w:t xml:space="preserve">Atividade </w:t>
      </w:r>
      <w:r w:rsidR="00531F71" w:rsidRPr="00803A65">
        <w:rPr>
          <w:rFonts w:ascii="Arial" w:hAnsi="Arial" w:cs="Arial"/>
          <w:b/>
          <w:color w:val="009E9A"/>
          <w:sz w:val="28"/>
          <w:szCs w:val="28"/>
        </w:rPr>
        <w:t xml:space="preserve">Prática </w:t>
      </w:r>
      <w:r w:rsidRPr="00803A65">
        <w:rPr>
          <w:rFonts w:ascii="Arial" w:hAnsi="Arial" w:cs="Arial"/>
          <w:b/>
          <w:color w:val="009E9A"/>
          <w:sz w:val="28"/>
          <w:szCs w:val="28"/>
        </w:rPr>
        <w:t>Prévia</w:t>
      </w:r>
    </w:p>
    <w:p w14:paraId="1F7A40AE" w14:textId="77777777" w:rsidR="00251A68" w:rsidRPr="00803A65" w:rsidRDefault="00251A68" w:rsidP="00AA2465">
      <w:pPr>
        <w:spacing w:line="360" w:lineRule="auto"/>
        <w:jc w:val="both"/>
        <w:rPr>
          <w:rFonts w:ascii="Arial" w:hAnsi="Arial" w:cs="Arial"/>
          <w:sz w:val="32"/>
        </w:rPr>
      </w:pPr>
    </w:p>
    <w:tbl>
      <w:tblPr>
        <w:tblW w:w="98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97"/>
        <w:gridCol w:w="7843"/>
      </w:tblGrid>
      <w:tr w:rsidR="00231B32" w:rsidRPr="00803A65" w14:paraId="6032328D" w14:textId="77777777" w:rsidTr="00347A0B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30101201" w14:textId="77777777" w:rsidR="00231B32" w:rsidRPr="00803A65" w:rsidRDefault="00231B32" w:rsidP="00347A0B">
            <w:pPr>
              <w:jc w:val="center"/>
              <w:rPr>
                <w:rFonts w:ascii="Arial" w:hAnsi="Arial" w:cs="Arial"/>
                <w:b/>
                <w:color w:val="006C69"/>
              </w:rPr>
            </w:pPr>
            <w:r w:rsidRPr="00803A65">
              <w:rPr>
                <w:rFonts w:ascii="Arial" w:hAnsi="Arial" w:cs="Arial"/>
                <w:b/>
                <w:color w:val="006C69"/>
                <w:lang w:eastAsia="en-US"/>
              </w:rPr>
              <w:t>Disciplina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738F6C14" w14:textId="77777777" w:rsidR="00231B32" w:rsidRPr="00803A65" w:rsidRDefault="00DE4EC5" w:rsidP="00347A0B">
            <w:pPr>
              <w:rPr>
                <w:rFonts w:ascii="Arial" w:hAnsi="Arial" w:cs="Arial"/>
                <w:b/>
                <w:lang w:eastAsia="en-US"/>
              </w:rPr>
            </w:pPr>
            <w:r w:rsidRPr="00803A65">
              <w:rPr>
                <w:rFonts w:ascii="Arial" w:hAnsi="Arial" w:cs="Arial"/>
                <w:b/>
                <w:lang w:eastAsia="en-US"/>
              </w:rPr>
              <w:t>ARI</w:t>
            </w:r>
            <w:r w:rsidR="00A23902" w:rsidRPr="00803A65">
              <w:rPr>
                <w:rFonts w:ascii="Arial" w:hAnsi="Arial" w:cs="Arial"/>
                <w:b/>
                <w:lang w:eastAsia="en-US"/>
              </w:rPr>
              <w:t xml:space="preserve"> – </w:t>
            </w:r>
            <w:r w:rsidRPr="00803A65">
              <w:rPr>
                <w:rFonts w:ascii="Arial" w:hAnsi="Arial" w:cs="Arial"/>
                <w:b/>
                <w:lang w:eastAsia="en-US"/>
              </w:rPr>
              <w:t>Arquitetura de Integração</w:t>
            </w:r>
          </w:p>
        </w:tc>
      </w:tr>
      <w:tr w:rsidR="00231B32" w:rsidRPr="00803A65" w14:paraId="110CDCD2" w14:textId="77777777" w:rsidTr="00347A0B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00CA2BA9" w14:textId="77777777" w:rsidR="00231B32" w:rsidRPr="00803A65" w:rsidRDefault="00231B32" w:rsidP="00347A0B">
            <w:pPr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803A65">
              <w:rPr>
                <w:rFonts w:ascii="Arial" w:hAnsi="Arial" w:cs="Arial"/>
                <w:b/>
                <w:color w:val="006C69"/>
                <w:lang w:eastAsia="en-US"/>
              </w:rPr>
              <w:t>Aluno</w:t>
            </w:r>
            <w:r w:rsidR="004D4EF2">
              <w:rPr>
                <w:rFonts w:ascii="Arial" w:hAnsi="Arial" w:cs="Arial"/>
                <w:b/>
                <w:color w:val="006C69"/>
                <w:lang w:eastAsia="en-US"/>
              </w:rPr>
              <w:t xml:space="preserve"> </w:t>
            </w:r>
            <w:r w:rsidR="00A7608E" w:rsidRPr="00803A65">
              <w:rPr>
                <w:rFonts w:ascii="Arial" w:hAnsi="Arial" w:cs="Arial"/>
                <w:b/>
                <w:color w:val="006C69"/>
                <w:lang w:eastAsia="en-US"/>
              </w:rPr>
              <w:t>(a)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66F99D1A" w14:textId="646F3625" w:rsidR="00231B32" w:rsidRPr="00803A65" w:rsidRDefault="001F3B84" w:rsidP="00347A0B">
            <w:pPr>
              <w:rPr>
                <w:rFonts w:ascii="Arial" w:hAnsi="Arial" w:cs="Arial"/>
                <w:b/>
                <w:lang w:eastAsia="en-US"/>
              </w:rPr>
            </w:pPr>
            <w:ins w:id="0" w:author="Sidney Hatada" w:date="2021-03-15T18:48:00Z">
              <w:r>
                <w:rPr>
                  <w:rFonts w:ascii="Arial" w:hAnsi="Arial" w:cs="Arial"/>
                  <w:b/>
                  <w:lang w:eastAsia="en-US"/>
                </w:rPr>
                <w:t>Sidney Hatada</w:t>
              </w:r>
            </w:ins>
          </w:p>
        </w:tc>
      </w:tr>
    </w:tbl>
    <w:p w14:paraId="35801239" w14:textId="77777777" w:rsidR="00D92A59" w:rsidRPr="00803A65" w:rsidRDefault="00D92A59" w:rsidP="00AA2465">
      <w:pPr>
        <w:spacing w:line="360" w:lineRule="auto"/>
        <w:jc w:val="both"/>
        <w:rPr>
          <w:rFonts w:ascii="Arial" w:hAnsi="Arial" w:cs="Arial"/>
          <w:b/>
        </w:rPr>
      </w:pPr>
    </w:p>
    <w:p w14:paraId="0D47D573" w14:textId="77777777" w:rsidR="00A23902" w:rsidRPr="00803A65" w:rsidRDefault="00E84397" w:rsidP="008449E5">
      <w:pPr>
        <w:spacing w:before="240" w:after="240" w:line="360" w:lineRule="auto"/>
        <w:jc w:val="both"/>
        <w:rPr>
          <w:rFonts w:ascii="Arial" w:hAnsi="Arial" w:cs="Arial"/>
          <w:b/>
          <w:sz w:val="22"/>
          <w:szCs w:val="22"/>
        </w:rPr>
      </w:pPr>
      <w:r w:rsidRPr="00803A65">
        <w:rPr>
          <w:rFonts w:ascii="Arial" w:hAnsi="Arial" w:cs="Arial"/>
          <w:b/>
          <w:color w:val="006C69"/>
        </w:rPr>
        <w:t>Objetivos e o</w:t>
      </w:r>
      <w:r w:rsidR="00A23902" w:rsidRPr="00803A65">
        <w:rPr>
          <w:rFonts w:ascii="Arial" w:hAnsi="Arial" w:cs="Arial"/>
          <w:b/>
          <w:color w:val="006C69"/>
        </w:rPr>
        <w:t>rientações gerais sobre este trabalho</w:t>
      </w:r>
      <w:r w:rsidRPr="00803A65">
        <w:rPr>
          <w:rFonts w:ascii="Arial" w:hAnsi="Arial" w:cs="Arial"/>
          <w:b/>
          <w:color w:val="006C69"/>
        </w:rPr>
        <w:t xml:space="preserve"> prévio</w:t>
      </w:r>
      <w:r w:rsidR="00A23902" w:rsidRPr="00803A65">
        <w:rPr>
          <w:rFonts w:ascii="Arial" w:hAnsi="Arial" w:cs="Arial"/>
          <w:b/>
          <w:color w:val="006C69"/>
        </w:rPr>
        <w:t>:</w:t>
      </w:r>
    </w:p>
    <w:p w14:paraId="17D44DDC" w14:textId="77777777" w:rsidR="00A23902" w:rsidRPr="00803A65" w:rsidRDefault="00A23902" w:rsidP="00816177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Este trabalho deverá ser feito individualmente</w:t>
      </w:r>
      <w:r w:rsidR="00E84397" w:rsidRPr="00803A65">
        <w:rPr>
          <w:rFonts w:ascii="Arial" w:hAnsi="Arial" w:cs="Arial"/>
          <w:sz w:val="24"/>
          <w:szCs w:val="24"/>
        </w:rPr>
        <w:t>;</w:t>
      </w:r>
    </w:p>
    <w:p w14:paraId="46BBA36C" w14:textId="465996AA" w:rsidR="00E84397" w:rsidRPr="00803A65" w:rsidRDefault="00E84397" w:rsidP="00816177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O trabalho tem o objetivo de aproximar o(a) aluno(a) de um exemplo prático de uma solução simplificada para integração basead</w:t>
      </w:r>
      <w:r w:rsidR="00772446" w:rsidRPr="3EB8E2B0">
        <w:rPr>
          <w:rFonts w:ascii="Arial" w:hAnsi="Arial" w:cs="Arial"/>
          <w:sz w:val="24"/>
          <w:szCs w:val="24"/>
        </w:rPr>
        <w:t>a</w:t>
      </w:r>
      <w:r w:rsidRPr="3EB8E2B0">
        <w:rPr>
          <w:rFonts w:ascii="Arial" w:hAnsi="Arial" w:cs="Arial"/>
          <w:sz w:val="24"/>
          <w:szCs w:val="24"/>
        </w:rPr>
        <w:t xml:space="preserve"> em serviços REST;</w:t>
      </w:r>
    </w:p>
    <w:p w14:paraId="27795069" w14:textId="1109ABD5" w:rsidR="00A23902" w:rsidRDefault="00E84397" w:rsidP="00816177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Deverá ser entregue como resultado da atividade um documento contendo a análise crítica da arquitetura da solução</w:t>
      </w:r>
      <w:r w:rsidR="00772446" w:rsidRPr="3EB8E2B0">
        <w:rPr>
          <w:rFonts w:ascii="Arial" w:hAnsi="Arial" w:cs="Arial"/>
          <w:sz w:val="24"/>
          <w:szCs w:val="24"/>
        </w:rPr>
        <w:t>,</w:t>
      </w:r>
      <w:r w:rsidRPr="3EB8E2B0">
        <w:rPr>
          <w:rFonts w:ascii="Arial" w:hAnsi="Arial" w:cs="Arial"/>
          <w:sz w:val="24"/>
          <w:szCs w:val="24"/>
        </w:rPr>
        <w:t xml:space="preserve"> com um link para o repositório GitHub do(a) aluno(a) que contenha os códigos fontes da solução relativa </w:t>
      </w:r>
      <w:r w:rsidR="00772446" w:rsidRPr="3EB8E2B0">
        <w:rPr>
          <w:rFonts w:ascii="Arial" w:hAnsi="Arial" w:cs="Arial"/>
          <w:sz w:val="24"/>
          <w:szCs w:val="24"/>
        </w:rPr>
        <w:t>à</w:t>
      </w:r>
      <w:r w:rsidRPr="3EB8E2B0">
        <w:rPr>
          <w:rFonts w:ascii="Arial" w:hAnsi="Arial" w:cs="Arial"/>
          <w:sz w:val="24"/>
          <w:szCs w:val="24"/>
        </w:rPr>
        <w:t xml:space="preserve"> execução dos passos desta atividade</w:t>
      </w:r>
      <w:r w:rsidR="00A23902" w:rsidRPr="3EB8E2B0">
        <w:rPr>
          <w:rFonts w:ascii="Arial" w:hAnsi="Arial" w:cs="Arial"/>
          <w:sz w:val="24"/>
          <w:szCs w:val="24"/>
        </w:rPr>
        <w:t>.</w:t>
      </w:r>
    </w:p>
    <w:p w14:paraId="740E8E61" w14:textId="77777777" w:rsidR="008449E5" w:rsidRPr="00803A65" w:rsidRDefault="008449E5" w:rsidP="004D4EF2">
      <w:pPr>
        <w:pStyle w:val="PargrafodaLista"/>
        <w:spacing w:after="0" w:line="360" w:lineRule="auto"/>
        <w:ind w:left="714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6D790EF4" w14:textId="77777777" w:rsidR="00F24D50" w:rsidRPr="00803A65" w:rsidRDefault="00F24D50" w:rsidP="008449E5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803A65">
        <w:rPr>
          <w:rFonts w:ascii="Arial" w:hAnsi="Arial" w:cs="Arial"/>
          <w:b/>
          <w:color w:val="006C69"/>
        </w:rPr>
        <w:t>Cenário de Estudo</w:t>
      </w:r>
    </w:p>
    <w:p w14:paraId="583FA040" w14:textId="4E6A7794" w:rsidR="00F24D50" w:rsidRPr="00803A65" w:rsidRDefault="00AB69EA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Uma</w:t>
      </w:r>
      <w:r w:rsidR="00F24D50" w:rsidRPr="3EB8E2B0">
        <w:rPr>
          <w:rFonts w:ascii="Arial" w:hAnsi="Arial" w:cs="Arial"/>
          <w:sz w:val="24"/>
          <w:szCs w:val="24"/>
        </w:rPr>
        <w:t xml:space="preserve"> empresa do ramo de </w:t>
      </w:r>
      <w:r w:rsidR="00243C4B" w:rsidRPr="3EB8E2B0">
        <w:rPr>
          <w:rFonts w:ascii="Arial" w:hAnsi="Arial" w:cs="Arial"/>
          <w:sz w:val="24"/>
          <w:szCs w:val="24"/>
        </w:rPr>
        <w:t xml:space="preserve">energia elétrica </w:t>
      </w:r>
      <w:r w:rsidR="00F24D50" w:rsidRPr="3EB8E2B0">
        <w:rPr>
          <w:rFonts w:ascii="Arial" w:hAnsi="Arial" w:cs="Arial"/>
          <w:sz w:val="24"/>
          <w:szCs w:val="24"/>
        </w:rPr>
        <w:t xml:space="preserve">denominada Acme </w:t>
      </w:r>
      <w:r w:rsidR="00B95CDE" w:rsidRPr="3EB8E2B0">
        <w:rPr>
          <w:rFonts w:ascii="Arial" w:hAnsi="Arial" w:cs="Arial"/>
          <w:sz w:val="24"/>
          <w:szCs w:val="24"/>
        </w:rPr>
        <w:t>Producer</w:t>
      </w:r>
      <w:r w:rsidR="00F24D50" w:rsidRPr="3EB8E2B0">
        <w:rPr>
          <w:rFonts w:ascii="Arial" w:hAnsi="Arial" w:cs="Arial"/>
          <w:sz w:val="24"/>
          <w:szCs w:val="24"/>
        </w:rPr>
        <w:t xml:space="preserve"> (AP) </w:t>
      </w:r>
      <w:r w:rsidR="00243C4B" w:rsidRPr="3EB8E2B0">
        <w:rPr>
          <w:rFonts w:ascii="Arial" w:hAnsi="Arial" w:cs="Arial"/>
          <w:sz w:val="24"/>
          <w:szCs w:val="24"/>
        </w:rPr>
        <w:t xml:space="preserve">tem um processo de negócio em comum onde é </w:t>
      </w:r>
      <w:r w:rsidR="008449E5" w:rsidRPr="3EB8E2B0">
        <w:rPr>
          <w:rFonts w:ascii="Arial" w:hAnsi="Arial" w:cs="Arial"/>
          <w:sz w:val="24"/>
          <w:szCs w:val="24"/>
        </w:rPr>
        <w:t>necessária uma integração</w:t>
      </w:r>
      <w:r w:rsidR="00243C4B" w:rsidRPr="3EB8E2B0">
        <w:rPr>
          <w:rFonts w:ascii="Arial" w:hAnsi="Arial" w:cs="Arial"/>
          <w:sz w:val="24"/>
          <w:szCs w:val="24"/>
        </w:rPr>
        <w:t xml:space="preserve"> entre sistemas.</w:t>
      </w:r>
    </w:p>
    <w:p w14:paraId="1BF38999" w14:textId="77777777" w:rsidR="00243C4B" w:rsidRPr="00803A65" w:rsidRDefault="00243C4B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O sistema da empresa AP produz as seguintes informações:</w:t>
      </w:r>
    </w:p>
    <w:p w14:paraId="68F27DF5" w14:textId="77777777" w:rsidR="00243C4B" w:rsidRPr="00803A65" w:rsidRDefault="00243C4B" w:rsidP="008161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Dados de cliente: CPF, nome, data de nascimento, endereço de cobrança;</w:t>
      </w:r>
    </w:p>
    <w:p w14:paraId="39D715DE" w14:textId="77777777" w:rsidR="00243C4B" w:rsidRPr="00803A65" w:rsidRDefault="00243C4B" w:rsidP="008161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Dados de instalação: </w:t>
      </w:r>
      <w:r w:rsidR="009F1F39" w:rsidRPr="00803A65">
        <w:rPr>
          <w:rFonts w:ascii="Arial" w:hAnsi="Arial" w:cs="Arial"/>
          <w:sz w:val="24"/>
          <w:szCs w:val="24"/>
        </w:rPr>
        <w:t>código</w:t>
      </w:r>
      <w:r w:rsidR="0077772A">
        <w:rPr>
          <w:rFonts w:ascii="Arial" w:hAnsi="Arial" w:cs="Arial"/>
          <w:sz w:val="24"/>
          <w:szCs w:val="24"/>
        </w:rPr>
        <w:t xml:space="preserve"> da instalação,</w:t>
      </w:r>
      <w:r w:rsidRPr="00803A65">
        <w:rPr>
          <w:rFonts w:ascii="Arial" w:hAnsi="Arial" w:cs="Arial"/>
          <w:sz w:val="24"/>
          <w:szCs w:val="24"/>
        </w:rPr>
        <w:t xml:space="preserve"> endereço da instalação;</w:t>
      </w:r>
    </w:p>
    <w:p w14:paraId="0B6EB4C7" w14:textId="77777777" w:rsidR="00243C4B" w:rsidRPr="00803A65" w:rsidRDefault="00243C4B" w:rsidP="008161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Dados de Fatura: </w:t>
      </w:r>
      <w:r w:rsidR="009F1F39" w:rsidRPr="00803A65">
        <w:rPr>
          <w:rFonts w:ascii="Arial" w:hAnsi="Arial" w:cs="Arial"/>
          <w:sz w:val="24"/>
          <w:szCs w:val="24"/>
        </w:rPr>
        <w:t>código</w:t>
      </w:r>
      <w:r w:rsidRPr="00803A65">
        <w:rPr>
          <w:rFonts w:ascii="Arial" w:hAnsi="Arial" w:cs="Arial"/>
          <w:sz w:val="24"/>
          <w:szCs w:val="24"/>
        </w:rPr>
        <w:t xml:space="preserve"> da fatura, </w:t>
      </w:r>
      <w:r w:rsidR="009F1F39" w:rsidRPr="00803A65">
        <w:rPr>
          <w:rFonts w:ascii="Arial" w:hAnsi="Arial" w:cs="Arial"/>
          <w:sz w:val="24"/>
          <w:szCs w:val="24"/>
        </w:rPr>
        <w:t>código</w:t>
      </w:r>
      <w:r w:rsidR="005D7470" w:rsidRPr="00803A65">
        <w:rPr>
          <w:rFonts w:ascii="Arial" w:hAnsi="Arial" w:cs="Arial"/>
          <w:sz w:val="24"/>
          <w:szCs w:val="24"/>
        </w:rPr>
        <w:t xml:space="preserve"> da instalação</w:t>
      </w:r>
      <w:r w:rsidR="00F039E5" w:rsidRPr="00803A65">
        <w:rPr>
          <w:rFonts w:ascii="Arial" w:hAnsi="Arial" w:cs="Arial"/>
          <w:sz w:val="24"/>
          <w:szCs w:val="24"/>
        </w:rPr>
        <w:t>,</w:t>
      </w:r>
      <w:r w:rsidR="005D7470" w:rsidRPr="00803A65">
        <w:rPr>
          <w:rFonts w:ascii="Arial" w:hAnsi="Arial" w:cs="Arial"/>
          <w:sz w:val="24"/>
          <w:szCs w:val="24"/>
        </w:rPr>
        <w:t xml:space="preserve"> </w:t>
      </w:r>
      <w:r w:rsidRPr="00803A65">
        <w:rPr>
          <w:rFonts w:ascii="Arial" w:hAnsi="Arial" w:cs="Arial"/>
          <w:sz w:val="24"/>
          <w:szCs w:val="24"/>
        </w:rPr>
        <w:t>CPF do cliente, data de vencimento, data de leitura, valor da leitura, valor da conta;</w:t>
      </w:r>
    </w:p>
    <w:p w14:paraId="3119E294" w14:textId="77777777" w:rsidR="00F62664" w:rsidRPr="00803A65" w:rsidRDefault="008449E5" w:rsidP="0077772A">
      <w:pPr>
        <w:pStyle w:val="PargrafodaLista"/>
        <w:spacing w:after="24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A514A" wp14:editId="10CB8FF8">
            <wp:extent cx="4857750" cy="1905000"/>
            <wp:effectExtent l="0" t="0" r="0" b="0"/>
            <wp:docPr id="33" name="Imagem 1" descr="diagrama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08A7" w14:textId="77777777" w:rsidR="00AB69EA" w:rsidRPr="00803A65" w:rsidRDefault="005D7470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Todas as informações acima são </w:t>
      </w:r>
      <w:r w:rsidR="00D57135" w:rsidRPr="00803A65">
        <w:rPr>
          <w:rFonts w:ascii="Arial" w:hAnsi="Arial" w:cs="Arial"/>
          <w:sz w:val="24"/>
          <w:szCs w:val="24"/>
        </w:rPr>
        <w:t>disponibilizadas através de uma API Rest</w:t>
      </w:r>
      <w:r w:rsidRPr="00803A65">
        <w:rPr>
          <w:rFonts w:ascii="Arial" w:hAnsi="Arial" w:cs="Arial"/>
          <w:sz w:val="24"/>
          <w:szCs w:val="24"/>
        </w:rPr>
        <w:t xml:space="preserve"> pela empresa AP.</w:t>
      </w:r>
      <w:r w:rsidR="00D57135" w:rsidRPr="00803A65">
        <w:rPr>
          <w:rFonts w:ascii="Arial" w:hAnsi="Arial" w:cs="Arial"/>
          <w:sz w:val="24"/>
          <w:szCs w:val="24"/>
        </w:rPr>
        <w:t xml:space="preserve"> </w:t>
      </w:r>
    </w:p>
    <w:p w14:paraId="6D56D40B" w14:textId="52D8042E" w:rsidR="005D7470" w:rsidRPr="00803A65" w:rsidRDefault="00AB69EA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Os clientes da empresa AP</w:t>
      </w:r>
      <w:r w:rsidR="005D7470" w:rsidRPr="3EB8E2B0">
        <w:rPr>
          <w:rFonts w:ascii="Arial" w:hAnsi="Arial" w:cs="Arial"/>
          <w:sz w:val="24"/>
          <w:szCs w:val="24"/>
        </w:rPr>
        <w:t xml:space="preserve"> precisa</w:t>
      </w:r>
      <w:r w:rsidR="001046A0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registrar as informações de </w:t>
      </w:r>
      <w:r w:rsidR="001046A0" w:rsidRPr="3EB8E2B0">
        <w:rPr>
          <w:rFonts w:ascii="Arial" w:hAnsi="Arial" w:cs="Arial"/>
          <w:sz w:val="24"/>
          <w:szCs w:val="24"/>
        </w:rPr>
        <w:t xml:space="preserve">suas </w:t>
      </w:r>
      <w:r w:rsidR="005D7470" w:rsidRPr="3EB8E2B0">
        <w:rPr>
          <w:rFonts w:ascii="Arial" w:hAnsi="Arial" w:cs="Arial"/>
          <w:sz w:val="24"/>
          <w:szCs w:val="24"/>
        </w:rPr>
        <w:t>contas de en</w:t>
      </w:r>
      <w:r w:rsidR="0077772A" w:rsidRPr="3EB8E2B0">
        <w:rPr>
          <w:rFonts w:ascii="Arial" w:hAnsi="Arial" w:cs="Arial"/>
          <w:sz w:val="24"/>
          <w:szCs w:val="24"/>
        </w:rPr>
        <w:t>ergia</w:t>
      </w:r>
      <w:r w:rsidR="005D7470" w:rsidRPr="3EB8E2B0">
        <w:rPr>
          <w:rFonts w:ascii="Arial" w:hAnsi="Arial" w:cs="Arial"/>
          <w:sz w:val="24"/>
          <w:szCs w:val="24"/>
        </w:rPr>
        <w:t>. Para tal, realiza</w:t>
      </w:r>
      <w:r w:rsidR="00772446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uma integração com a empresa AP </w:t>
      </w:r>
      <w:r w:rsidR="00772446" w:rsidRPr="3EB8E2B0">
        <w:rPr>
          <w:rFonts w:ascii="Arial" w:hAnsi="Arial" w:cs="Arial"/>
          <w:sz w:val="24"/>
          <w:szCs w:val="24"/>
        </w:rPr>
        <w:t xml:space="preserve">em que </w:t>
      </w:r>
      <w:r w:rsidR="005D7470" w:rsidRPr="3EB8E2B0">
        <w:rPr>
          <w:rFonts w:ascii="Arial" w:hAnsi="Arial" w:cs="Arial"/>
          <w:sz w:val="24"/>
          <w:szCs w:val="24"/>
        </w:rPr>
        <w:t>recupera</w:t>
      </w:r>
      <w:r w:rsidR="00772446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</w:t>
      </w:r>
      <w:r w:rsidR="00D57135" w:rsidRPr="3EB8E2B0">
        <w:rPr>
          <w:rFonts w:ascii="Arial" w:hAnsi="Arial" w:cs="Arial"/>
          <w:sz w:val="24"/>
          <w:szCs w:val="24"/>
        </w:rPr>
        <w:t xml:space="preserve">as informações consumindo a API </w:t>
      </w:r>
      <w:r w:rsidR="005D7470" w:rsidRPr="3EB8E2B0">
        <w:rPr>
          <w:rFonts w:ascii="Arial" w:hAnsi="Arial" w:cs="Arial"/>
          <w:sz w:val="24"/>
          <w:szCs w:val="24"/>
        </w:rPr>
        <w:t>e importa</w:t>
      </w:r>
      <w:r w:rsidR="00772446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para seu banco de dados para auditoria posterior.</w:t>
      </w:r>
    </w:p>
    <w:p w14:paraId="3711A0FC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Os serviços oferecidos pela empresa AP estão listados abaixo:</w:t>
      </w:r>
    </w:p>
    <w:p w14:paraId="3A59A81B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Cliente</w:t>
      </w:r>
      <w:r w:rsidR="0077772A">
        <w:rPr>
          <w:rFonts w:ascii="Arial" w:hAnsi="Arial" w:cs="Arial"/>
          <w:sz w:val="24"/>
          <w:szCs w:val="24"/>
        </w:rPr>
        <w:t>:</w:t>
      </w:r>
    </w:p>
    <w:p w14:paraId="1C92F55E" w14:textId="77777777" w:rsidR="003F20A3" w:rsidRPr="0077772A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77772A">
        <w:rPr>
          <w:rFonts w:ascii="Arial" w:hAnsi="Arial" w:cs="Arial"/>
        </w:rPr>
        <w:t>Consultar a lista de clientes cadastrados;</w:t>
      </w:r>
    </w:p>
    <w:p w14:paraId="4CDBDDA8" w14:textId="77777777" w:rsidR="003F20A3" w:rsidRPr="0077772A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77772A">
        <w:rPr>
          <w:rFonts w:ascii="Arial" w:hAnsi="Arial" w:cs="Arial"/>
        </w:rPr>
        <w:t>Consultar cliente cadastrado pelo seu CPF;</w:t>
      </w:r>
    </w:p>
    <w:p w14:paraId="29D34CF3" w14:textId="77777777" w:rsidR="003F20A3" w:rsidRPr="0077772A" w:rsidRDefault="0077772A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Cadastrar um cliente.</w:t>
      </w:r>
    </w:p>
    <w:p w14:paraId="2A3BD4BB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Instalações</w:t>
      </w:r>
    </w:p>
    <w:p w14:paraId="545CC43A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 xml:space="preserve">Consultar a lista de </w:t>
      </w:r>
      <w:r w:rsidR="00847F32" w:rsidRPr="00803A65">
        <w:rPr>
          <w:rFonts w:ascii="Arial" w:hAnsi="Arial" w:cs="Arial"/>
        </w:rPr>
        <w:t>instalações</w:t>
      </w:r>
      <w:r w:rsidRPr="00803A65">
        <w:rPr>
          <w:rFonts w:ascii="Arial" w:hAnsi="Arial" w:cs="Arial"/>
        </w:rPr>
        <w:t xml:space="preserve"> cadastrad</w:t>
      </w:r>
      <w:r w:rsidR="00847F32" w:rsidRPr="00803A65">
        <w:rPr>
          <w:rFonts w:ascii="Arial" w:hAnsi="Arial" w:cs="Arial"/>
        </w:rPr>
        <w:t>a</w:t>
      </w:r>
      <w:r w:rsidRPr="00803A65">
        <w:rPr>
          <w:rFonts w:ascii="Arial" w:hAnsi="Arial" w:cs="Arial"/>
        </w:rPr>
        <w:t>s;</w:t>
      </w:r>
    </w:p>
    <w:p w14:paraId="05E0CB0D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 xml:space="preserve">Consultar </w:t>
      </w:r>
      <w:r w:rsidR="00847F32" w:rsidRPr="00803A65">
        <w:rPr>
          <w:rFonts w:ascii="Arial" w:hAnsi="Arial" w:cs="Arial"/>
        </w:rPr>
        <w:t xml:space="preserve">uma instalação </w:t>
      </w:r>
      <w:r w:rsidRPr="00803A65">
        <w:rPr>
          <w:rFonts w:ascii="Arial" w:hAnsi="Arial" w:cs="Arial"/>
        </w:rPr>
        <w:t>pelo seu código;</w:t>
      </w:r>
    </w:p>
    <w:p w14:paraId="1BDA6D5E" w14:textId="77777777" w:rsidR="009D2F66" w:rsidRPr="00803A65" w:rsidRDefault="009D2F66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instalações de um cliente pelo CPF;</w:t>
      </w:r>
    </w:p>
    <w:p w14:paraId="25A2791B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Cadastrar uma i</w:t>
      </w:r>
      <w:r w:rsidR="0077772A">
        <w:rPr>
          <w:rFonts w:ascii="Arial" w:hAnsi="Arial" w:cs="Arial"/>
        </w:rPr>
        <w:t>nstalação.</w:t>
      </w:r>
    </w:p>
    <w:p w14:paraId="650CBEFF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Faturas</w:t>
      </w:r>
      <w:r w:rsidR="0077772A">
        <w:rPr>
          <w:rFonts w:ascii="Arial" w:hAnsi="Arial" w:cs="Arial"/>
          <w:sz w:val="24"/>
          <w:szCs w:val="24"/>
        </w:rPr>
        <w:t>:</w:t>
      </w:r>
    </w:p>
    <w:p w14:paraId="350833B3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a lista de faturas geradas;</w:t>
      </w:r>
    </w:p>
    <w:p w14:paraId="16B4258F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lastRenderedPageBreak/>
        <w:t>Consultar fatura cadastrado pelo seu código;</w:t>
      </w:r>
    </w:p>
    <w:p w14:paraId="18119606" w14:textId="77777777" w:rsidR="009D2F66" w:rsidRPr="00803A65" w:rsidRDefault="009D2F66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faturas de um cliente pelo CPF;</w:t>
      </w:r>
    </w:p>
    <w:p w14:paraId="75B52B0F" w14:textId="77777777" w:rsidR="003F20A3" w:rsidRPr="00803A65" w:rsidRDefault="004E28E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Gerar uma fatura.</w:t>
      </w:r>
    </w:p>
    <w:p w14:paraId="4241D835" w14:textId="77777777" w:rsidR="003F20A3" w:rsidRPr="00803A65" w:rsidRDefault="003F20A3" w:rsidP="004E28E3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104989" w14:textId="77777777" w:rsidR="00A23902" w:rsidRPr="00803A65" w:rsidRDefault="00A23902" w:rsidP="004E28E3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803A65">
        <w:rPr>
          <w:rFonts w:ascii="Arial" w:hAnsi="Arial" w:cs="Arial"/>
          <w:b/>
          <w:color w:val="006C69"/>
        </w:rPr>
        <w:t>Atividades</w:t>
      </w:r>
    </w:p>
    <w:p w14:paraId="52E1F645" w14:textId="77777777" w:rsidR="00A23902" w:rsidRPr="00803A65" w:rsidRDefault="00A23902" w:rsidP="004E28E3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O</w:t>
      </w:r>
      <w:r w:rsidR="004E28E3">
        <w:rPr>
          <w:rFonts w:ascii="Arial" w:hAnsi="Arial" w:cs="Arial"/>
          <w:lang w:eastAsia="en-US"/>
        </w:rPr>
        <w:t>(A</w:t>
      </w:r>
      <w:r w:rsidR="00A7608E" w:rsidRPr="00803A65">
        <w:rPr>
          <w:rFonts w:ascii="Arial" w:hAnsi="Arial" w:cs="Arial"/>
          <w:lang w:eastAsia="en-US"/>
        </w:rPr>
        <w:t>)</w:t>
      </w:r>
      <w:r w:rsidRPr="00803A65">
        <w:rPr>
          <w:rFonts w:ascii="Arial" w:hAnsi="Arial" w:cs="Arial"/>
          <w:lang w:eastAsia="en-US"/>
        </w:rPr>
        <w:t xml:space="preserve"> aluno</w:t>
      </w:r>
      <w:r w:rsidR="00A7608E" w:rsidRPr="00803A65">
        <w:rPr>
          <w:rFonts w:ascii="Arial" w:hAnsi="Arial" w:cs="Arial"/>
          <w:lang w:eastAsia="en-US"/>
        </w:rPr>
        <w:t>(a)</w:t>
      </w:r>
      <w:r w:rsidRPr="00803A65">
        <w:rPr>
          <w:rFonts w:ascii="Arial" w:hAnsi="Arial" w:cs="Arial"/>
          <w:lang w:eastAsia="en-US"/>
        </w:rPr>
        <w:t xml:space="preserve"> deverá desempenhar as seguintes atividades:</w:t>
      </w:r>
    </w:p>
    <w:p w14:paraId="41B18551" w14:textId="5F76549A" w:rsidR="00DE4EC5" w:rsidRPr="00803A65" w:rsidRDefault="00E76F1D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Instalação e configuração de um ambiente de desenvolvimento conforme passos descritos abaixo.</w:t>
      </w:r>
      <w:r w:rsidR="00001382" w:rsidRPr="00803A65">
        <w:rPr>
          <w:rFonts w:ascii="Arial" w:hAnsi="Arial" w:cs="Arial"/>
          <w:lang w:eastAsia="en-US"/>
        </w:rPr>
        <w:t xml:space="preserve"> Se você já possui um ambiente de desenvolvimento</w:t>
      </w:r>
      <w:r w:rsidR="00772446">
        <w:rPr>
          <w:rFonts w:ascii="Arial" w:hAnsi="Arial" w:cs="Arial"/>
          <w:lang w:eastAsia="en-US"/>
        </w:rPr>
        <w:t>,</w:t>
      </w:r>
      <w:r w:rsidR="00001382" w:rsidRPr="00803A65">
        <w:rPr>
          <w:rFonts w:ascii="Arial" w:hAnsi="Arial" w:cs="Arial"/>
          <w:lang w:eastAsia="en-US"/>
        </w:rPr>
        <w:t xml:space="preserve"> pode pular essa etapa e ir direto para o passo </w:t>
      </w:r>
      <w:r w:rsidR="00001382" w:rsidRPr="00803A65">
        <w:rPr>
          <w:rFonts w:ascii="Arial" w:hAnsi="Arial" w:cs="Arial"/>
          <w:lang w:eastAsia="en-US"/>
        </w:rPr>
        <w:fldChar w:fldCharType="begin"/>
      </w:r>
      <w:r w:rsidR="00001382" w:rsidRPr="00803A65">
        <w:rPr>
          <w:rFonts w:ascii="Arial" w:hAnsi="Arial" w:cs="Arial"/>
          <w:lang w:eastAsia="en-US"/>
        </w:rPr>
        <w:instrText xml:space="preserve"> REF _Ref45956051 \n \h </w:instrText>
      </w:r>
      <w:r w:rsidR="00E14701" w:rsidRPr="00803A65">
        <w:rPr>
          <w:rFonts w:ascii="Arial" w:hAnsi="Arial" w:cs="Arial"/>
          <w:lang w:eastAsia="en-US"/>
        </w:rPr>
        <w:instrText xml:space="preserve"> \* MERGEFORMAT </w:instrText>
      </w:r>
      <w:r w:rsidR="00001382" w:rsidRPr="00803A65">
        <w:rPr>
          <w:rFonts w:ascii="Arial" w:hAnsi="Arial" w:cs="Arial"/>
          <w:lang w:eastAsia="en-US"/>
        </w:rPr>
      </w:r>
      <w:r w:rsidR="00001382" w:rsidRPr="00803A65">
        <w:rPr>
          <w:rFonts w:ascii="Arial" w:hAnsi="Arial" w:cs="Arial"/>
          <w:lang w:eastAsia="en-US"/>
        </w:rPr>
        <w:fldChar w:fldCharType="separate"/>
      </w:r>
      <w:r w:rsidR="00001382" w:rsidRPr="00803A65">
        <w:rPr>
          <w:rFonts w:ascii="Arial" w:hAnsi="Arial" w:cs="Arial"/>
          <w:lang w:eastAsia="en-US"/>
        </w:rPr>
        <w:t>2</w:t>
      </w:r>
      <w:r w:rsidR="00001382" w:rsidRPr="00803A65">
        <w:rPr>
          <w:rFonts w:ascii="Arial" w:hAnsi="Arial" w:cs="Arial"/>
          <w:lang w:eastAsia="en-US"/>
        </w:rPr>
        <w:fldChar w:fldCharType="end"/>
      </w:r>
      <w:r w:rsidR="00001382" w:rsidRPr="00803A65">
        <w:rPr>
          <w:rFonts w:ascii="Arial" w:hAnsi="Arial" w:cs="Arial"/>
          <w:lang w:eastAsia="en-US"/>
        </w:rPr>
        <w:t>.</w:t>
      </w:r>
    </w:p>
    <w:p w14:paraId="52543C82" w14:textId="77777777" w:rsidR="00CC4495" w:rsidRPr="008449E5" w:rsidRDefault="00CC4495" w:rsidP="004E28E3">
      <w:pPr>
        <w:spacing w:after="240" w:line="360" w:lineRule="auto"/>
        <w:jc w:val="both"/>
        <w:rPr>
          <w:rFonts w:ascii="Arial" w:hAnsi="Arial" w:cs="Arial"/>
          <w:lang w:val="en-US" w:eastAsia="en-US"/>
        </w:rPr>
      </w:pPr>
      <w:r w:rsidRPr="008449E5">
        <w:rPr>
          <w:rFonts w:ascii="Arial" w:hAnsi="Arial" w:cs="Arial"/>
          <w:lang w:val="en-US" w:eastAsia="en-US"/>
        </w:rPr>
        <w:t>Download do JAVA Development Kit (JDK):</w:t>
      </w:r>
    </w:p>
    <w:p w14:paraId="04A21707" w14:textId="77777777" w:rsidR="00CC4495" w:rsidRPr="00803A65" w:rsidRDefault="00B50C0D" w:rsidP="008161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link: </w:t>
      </w:r>
      <w:hyperlink r:id="rId9" w:history="1">
        <w:r w:rsidRPr="00803A65">
          <w:rPr>
            <w:rStyle w:val="Hyperlink"/>
            <w:rFonts w:ascii="Arial" w:hAnsi="Arial" w:cs="Arial"/>
          </w:rPr>
          <w:t>https://www.oracle.com/br/java/technologies/javase/javase-jdk8-downloads.html</w:t>
        </w:r>
      </w:hyperlink>
      <w:r w:rsidRPr="00803A65">
        <w:rPr>
          <w:rFonts w:ascii="Arial" w:hAnsi="Arial" w:cs="Arial"/>
        </w:rPr>
        <w:t>;</w:t>
      </w:r>
    </w:p>
    <w:p w14:paraId="595A2C2D" w14:textId="77777777" w:rsidR="00B50C0D" w:rsidRPr="00803A65" w:rsidRDefault="00FB0613" w:rsidP="008161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Selecionar a opção de download de acordo com o seu sistema operacional;</w:t>
      </w:r>
    </w:p>
    <w:p w14:paraId="735DA2DF" w14:textId="77777777" w:rsidR="00FB0613" w:rsidRPr="00803A65" w:rsidRDefault="00FB0613" w:rsidP="008161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Instalar a </w:t>
      </w:r>
      <w:r w:rsidR="004E28E3">
        <w:rPr>
          <w:rFonts w:ascii="Arial" w:hAnsi="Arial" w:cs="Arial"/>
        </w:rPr>
        <w:t>o JDK.</w:t>
      </w:r>
    </w:p>
    <w:p w14:paraId="6A3E2DC2" w14:textId="77777777" w:rsidR="00FB0613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1190F89C" wp14:editId="7B59A2F0">
            <wp:extent cx="4895848" cy="2381250"/>
            <wp:effectExtent l="0" t="0" r="0" b="0"/>
            <wp:docPr id="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947" w14:textId="77777777" w:rsidR="00F957B2" w:rsidRPr="00803A65" w:rsidRDefault="00315ED4" w:rsidP="004E28E3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Download</w:t>
      </w:r>
      <w:r w:rsidR="00F957B2" w:rsidRPr="00803A65">
        <w:rPr>
          <w:rFonts w:ascii="Arial" w:hAnsi="Arial" w:cs="Arial"/>
          <w:lang w:eastAsia="en-US"/>
        </w:rPr>
        <w:t xml:space="preserve"> da IDE de desenvolvimento:</w:t>
      </w:r>
    </w:p>
    <w:p w14:paraId="1CC9C806" w14:textId="77777777" w:rsidR="00F957B2" w:rsidRPr="00803A65" w:rsidRDefault="00F957B2" w:rsidP="008161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link: </w:t>
      </w:r>
      <w:hyperlink r:id="rId11" w:history="1">
        <w:r w:rsidRPr="00803A65">
          <w:rPr>
            <w:rStyle w:val="Hyperlink"/>
            <w:rFonts w:ascii="Arial" w:hAnsi="Arial" w:cs="Arial"/>
          </w:rPr>
          <w:t>https://www.eclipse.org/downloads/</w:t>
        </w:r>
      </w:hyperlink>
      <w:r w:rsidR="00F7207B" w:rsidRPr="00803A65">
        <w:rPr>
          <w:rFonts w:ascii="Arial" w:hAnsi="Arial" w:cs="Arial"/>
        </w:rPr>
        <w:t>;</w:t>
      </w:r>
    </w:p>
    <w:p w14:paraId="040B5225" w14:textId="77777777" w:rsidR="00F957B2" w:rsidRPr="00803A65" w:rsidRDefault="00F957B2" w:rsidP="008161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lastRenderedPageBreak/>
        <w:t xml:space="preserve">Selecionar a opção </w:t>
      </w:r>
      <w:r w:rsidRPr="00803A65">
        <w:rPr>
          <w:rFonts w:ascii="Arial" w:hAnsi="Arial" w:cs="Arial"/>
          <w:i/>
          <w:iCs/>
        </w:rPr>
        <w:t>Download Packages</w:t>
      </w:r>
      <w:r w:rsidRPr="00803A65">
        <w:rPr>
          <w:rFonts w:ascii="Arial" w:hAnsi="Arial" w:cs="Arial"/>
        </w:rPr>
        <w:t xml:space="preserve"> e escolher a opção </w:t>
      </w:r>
      <w:r w:rsidRPr="00803A65">
        <w:rPr>
          <w:rFonts w:ascii="Arial" w:hAnsi="Arial" w:cs="Arial"/>
          <w:i/>
          <w:iCs/>
        </w:rPr>
        <w:t>Eclipse IDE for Enterprise Java Developers</w:t>
      </w:r>
      <w:r w:rsidR="00F7207B" w:rsidRPr="00803A65">
        <w:rPr>
          <w:rFonts w:ascii="Arial" w:hAnsi="Arial" w:cs="Arial"/>
          <w:i/>
          <w:iCs/>
        </w:rPr>
        <w:t>;</w:t>
      </w:r>
    </w:p>
    <w:p w14:paraId="415AFF40" w14:textId="77777777" w:rsidR="00F957B2" w:rsidRPr="00803A65" w:rsidRDefault="00F957B2" w:rsidP="008161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Realizar o download da versão compatível com o seu sistema operacional (SO)</w:t>
      </w:r>
      <w:r w:rsidR="004E28E3">
        <w:rPr>
          <w:rFonts w:ascii="Arial" w:hAnsi="Arial" w:cs="Arial"/>
        </w:rPr>
        <w:t>.</w:t>
      </w:r>
    </w:p>
    <w:p w14:paraId="5AFF21BA" w14:textId="77777777" w:rsidR="00F957B2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2EF05E5F" wp14:editId="59FBB2FF">
            <wp:extent cx="5610224" cy="2552700"/>
            <wp:effectExtent l="0" t="0" r="9525" b="0"/>
            <wp:docPr id="31" name="Imagem 3" descr="SNAGHTML11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B07E" w14:textId="77777777" w:rsidR="00F957B2" w:rsidRPr="00803A65" w:rsidRDefault="00315ED4" w:rsidP="004E28E3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Instalação da IDE de desenvolvimento:</w:t>
      </w:r>
    </w:p>
    <w:p w14:paraId="70289608" w14:textId="77777777" w:rsidR="00315ED4" w:rsidRPr="00803A65" w:rsidRDefault="00A57FB6" w:rsidP="00816177">
      <w:pPr>
        <w:numPr>
          <w:ilvl w:val="0"/>
          <w:numId w:val="8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Descompactar o arquivo que foi baixado em uma pasta do computador e e</w:t>
      </w:r>
      <w:r w:rsidR="00A30F78" w:rsidRPr="00803A65">
        <w:rPr>
          <w:rFonts w:ascii="Arial" w:hAnsi="Arial" w:cs="Arial"/>
          <w:lang w:eastAsia="en-US"/>
        </w:rPr>
        <w:t>xecutar a IDE</w:t>
      </w:r>
      <w:r w:rsidR="004E28E3">
        <w:rPr>
          <w:rFonts w:ascii="Arial" w:hAnsi="Arial" w:cs="Arial"/>
          <w:lang w:eastAsia="en-US"/>
        </w:rPr>
        <w:t>.</w:t>
      </w:r>
    </w:p>
    <w:p w14:paraId="60109CF4" w14:textId="77777777" w:rsidR="00F957B2" w:rsidRPr="00803A65" w:rsidRDefault="008449E5" w:rsidP="004E28E3">
      <w:pPr>
        <w:spacing w:before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86407C0" wp14:editId="19830D2A">
            <wp:extent cx="6038848" cy="1743075"/>
            <wp:effectExtent l="0" t="0" r="0" b="9525"/>
            <wp:docPr id="30" name="Imagem 4" descr="SNAGHTML20d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4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13C7" w14:textId="77777777" w:rsidR="00CC4495" w:rsidRPr="00803A65" w:rsidRDefault="008449E5" w:rsidP="3EB8E2B0">
      <w:pPr>
        <w:spacing w:before="240"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3284B284" wp14:editId="68C2E660">
            <wp:extent cx="4486275" cy="2352675"/>
            <wp:effectExtent l="0" t="0" r="9525" b="9525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302" w14:textId="77777777" w:rsidR="00E76F1D" w:rsidRPr="00803A65" w:rsidRDefault="00E76F1D" w:rsidP="00816177">
      <w:pPr>
        <w:numPr>
          <w:ilvl w:val="0"/>
          <w:numId w:val="2"/>
        </w:numPr>
        <w:spacing w:after="240" w:line="360" w:lineRule="auto"/>
        <w:ind w:left="357" w:hanging="357"/>
        <w:jc w:val="both"/>
        <w:rPr>
          <w:rFonts w:ascii="Arial" w:hAnsi="Arial" w:cs="Arial"/>
          <w:lang w:eastAsia="en-US"/>
        </w:rPr>
      </w:pPr>
      <w:bookmarkStart w:id="1" w:name="_Ref45956051"/>
      <w:r w:rsidRPr="00803A65">
        <w:rPr>
          <w:rFonts w:ascii="Arial" w:hAnsi="Arial" w:cs="Arial"/>
          <w:lang w:eastAsia="en-US"/>
        </w:rPr>
        <w:t>Implementação de uma aplicação monolítica (monolito) para o cenário do estudo de caso.</w:t>
      </w:r>
      <w:bookmarkEnd w:id="1"/>
    </w:p>
    <w:p w14:paraId="704F1E88" w14:textId="77777777" w:rsidR="00E078B7" w:rsidRPr="00803A65" w:rsidRDefault="00E078B7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site </w:t>
      </w:r>
      <w:hyperlink r:id="rId15" w:history="1">
        <w:r w:rsidRPr="00803A65">
          <w:rPr>
            <w:rStyle w:val="Hyperlink"/>
            <w:rFonts w:ascii="Arial" w:hAnsi="Arial" w:cs="Arial"/>
          </w:rPr>
          <w:t>https://start.spring.io/</w:t>
        </w:r>
      </w:hyperlink>
      <w:r w:rsidRPr="00803A65">
        <w:rPr>
          <w:rFonts w:ascii="Arial" w:hAnsi="Arial" w:cs="Arial"/>
        </w:rPr>
        <w:t>;</w:t>
      </w:r>
    </w:p>
    <w:p w14:paraId="26533C72" w14:textId="77777777" w:rsidR="00E078B7" w:rsidRPr="00803A65" w:rsidRDefault="00E078B7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Criar pacote de definição da aplicação monolítica adicionando os pacotes para WEB, DevTools, JPA, </w:t>
      </w:r>
      <w:r w:rsidR="00E14701" w:rsidRPr="00803A65">
        <w:rPr>
          <w:rFonts w:ascii="Arial" w:hAnsi="Arial" w:cs="Arial"/>
        </w:rPr>
        <w:t>banco de dados H2</w:t>
      </w:r>
      <w:r w:rsidRPr="00803A65">
        <w:rPr>
          <w:rFonts w:ascii="Arial" w:hAnsi="Arial" w:cs="Arial"/>
        </w:rPr>
        <w:t>;</w:t>
      </w:r>
    </w:p>
    <w:p w14:paraId="6242B0C3" w14:textId="77777777" w:rsidR="008213B5" w:rsidRPr="00803A65" w:rsidRDefault="008213B5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No campo Group, utilizar com.nomealuno, onde nomealuno deve ser trocado pelo primeiro e último nome juntos do aluno(a);</w:t>
      </w:r>
    </w:p>
    <w:p w14:paraId="33841064" w14:textId="77777777" w:rsidR="00A81650" w:rsidRPr="00803A65" w:rsidRDefault="00A81650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Realizar o download da estrutura básica da solução</w:t>
      </w:r>
      <w:r w:rsidR="006B55FD" w:rsidRPr="00803A65">
        <w:rPr>
          <w:rFonts w:ascii="Arial" w:hAnsi="Arial" w:cs="Arial"/>
        </w:rPr>
        <w:t xml:space="preserve"> e descompactar em uma pasta</w:t>
      </w:r>
      <w:r w:rsidR="004E28E3">
        <w:rPr>
          <w:rFonts w:ascii="Arial" w:hAnsi="Arial" w:cs="Arial"/>
        </w:rPr>
        <w:t>.</w:t>
      </w:r>
    </w:p>
    <w:p w14:paraId="6C75A737" w14:textId="77777777" w:rsidR="00E14701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C016DE1" wp14:editId="22FE5778">
            <wp:extent cx="5495924" cy="3038475"/>
            <wp:effectExtent l="0" t="0" r="9525" b="952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F7B" w14:textId="77777777" w:rsidR="001B29C4" w:rsidRPr="00803A65" w:rsidRDefault="00C94802" w:rsidP="00816177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lastRenderedPageBreak/>
        <w:t>Abrir novamente a IDE Eclipse e importar o projeto criado anteriormente</w:t>
      </w:r>
      <w:r w:rsidR="001B29C4" w:rsidRPr="00803A65">
        <w:rPr>
          <w:rFonts w:ascii="Arial" w:hAnsi="Arial" w:cs="Arial"/>
          <w:noProof/>
        </w:rPr>
        <w:t xml:space="preserve"> acessando a pasta onde o arquivo com a estrutura do projeto foi descompactada</w:t>
      </w:r>
      <w:r w:rsidR="004E28E3">
        <w:rPr>
          <w:rFonts w:ascii="Arial" w:hAnsi="Arial" w:cs="Arial"/>
          <w:noProof/>
        </w:rPr>
        <w:t>.</w:t>
      </w:r>
    </w:p>
    <w:p w14:paraId="32D08E1B" w14:textId="77777777" w:rsidR="00C94802" w:rsidRPr="00803A65" w:rsidRDefault="008449E5" w:rsidP="3EB8E2B0">
      <w:pPr>
        <w:spacing w:before="240"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F3D0331" wp14:editId="7C517130">
            <wp:extent cx="6191252" cy="1990725"/>
            <wp:effectExtent l="0" t="0" r="0" b="9525"/>
            <wp:docPr id="5" name="Imagem 7" descr="SNAGHTML3b03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755C" w14:textId="77777777" w:rsidR="00C94802" w:rsidRPr="00803A65" w:rsidRDefault="001B29C4" w:rsidP="00816177">
      <w:pPr>
        <w:numPr>
          <w:ilvl w:val="0"/>
          <w:numId w:val="10"/>
        </w:numPr>
        <w:spacing w:after="240" w:line="360" w:lineRule="auto"/>
        <w:ind w:left="714" w:hanging="357"/>
        <w:jc w:val="both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t>Aguardar a solução</w:t>
      </w:r>
      <w:r w:rsidR="00D8250B" w:rsidRPr="00803A65">
        <w:rPr>
          <w:rFonts w:ascii="Arial" w:hAnsi="Arial" w:cs="Arial"/>
          <w:noProof/>
        </w:rPr>
        <w:t xml:space="preserve"> (Maven)</w:t>
      </w:r>
      <w:r w:rsidRPr="00803A65">
        <w:rPr>
          <w:rFonts w:ascii="Arial" w:hAnsi="Arial" w:cs="Arial"/>
          <w:noProof/>
        </w:rPr>
        <w:t xml:space="preserve"> atualizar a lista de pacotes de de</w:t>
      </w:r>
      <w:r w:rsidR="004E28E3">
        <w:rPr>
          <w:rFonts w:ascii="Arial" w:hAnsi="Arial" w:cs="Arial"/>
          <w:noProof/>
        </w:rPr>
        <w:t>pendencia necessários a solução.</w:t>
      </w:r>
    </w:p>
    <w:p w14:paraId="41EAEBD7" w14:textId="77777777" w:rsidR="001B29C4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0004EB93" wp14:editId="2F36840B">
            <wp:extent cx="5534026" cy="3000375"/>
            <wp:effectExtent l="0" t="0" r="9525" b="9525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7164" w14:textId="77777777" w:rsidR="00C94802" w:rsidRPr="00803A65" w:rsidRDefault="002A31B7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Após a atualização das dependências, a solução deve possuir a estrutura abaixo:</w:t>
      </w:r>
    </w:p>
    <w:p w14:paraId="311904D0" w14:textId="77777777" w:rsidR="002A31B7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166AD972" wp14:editId="38EDEBC5">
            <wp:extent cx="2752725" cy="2562225"/>
            <wp:effectExtent l="0" t="0" r="9525" b="952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03A" w14:textId="77777777" w:rsidR="002A31B7" w:rsidRPr="00803A65" w:rsidRDefault="002A31B7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Criar a seguinte estrutura de pacotes (controller, domain</w:t>
      </w:r>
      <w:r w:rsidR="00D06B5F">
        <w:rPr>
          <w:rFonts w:ascii="Arial" w:hAnsi="Arial" w:cs="Arial"/>
          <w:lang w:eastAsia="en-US"/>
        </w:rPr>
        <w:t>, repositor e exception</w:t>
      </w:r>
      <w:r w:rsidRPr="00803A65">
        <w:rPr>
          <w:rFonts w:ascii="Arial" w:hAnsi="Arial" w:cs="Arial"/>
          <w:lang w:eastAsia="en-US"/>
        </w:rPr>
        <w:t xml:space="preserve">) na aplicação </w:t>
      </w:r>
      <w:r w:rsidR="004E28E3" w:rsidRPr="00803A65">
        <w:rPr>
          <w:rFonts w:ascii="Arial" w:hAnsi="Arial" w:cs="Arial"/>
          <w:lang w:eastAsia="en-US"/>
        </w:rPr>
        <w:t>monolítica</w:t>
      </w:r>
      <w:r w:rsidR="00E04DBA" w:rsidRPr="00803A65">
        <w:rPr>
          <w:rFonts w:ascii="Arial" w:hAnsi="Arial" w:cs="Arial"/>
          <w:lang w:eastAsia="en-US"/>
        </w:rPr>
        <w:t>, repetindo o processo abaixo para criar cada pacote:</w:t>
      </w:r>
    </w:p>
    <w:p w14:paraId="7FAA618A" w14:textId="77777777" w:rsidR="002A31B7" w:rsidRPr="00803A65" w:rsidRDefault="008449E5" w:rsidP="004E28E3">
      <w:pPr>
        <w:spacing w:after="24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A4D2B1" wp14:editId="4F93F08F">
            <wp:extent cx="5610224" cy="1666875"/>
            <wp:effectExtent l="0" t="0" r="9525" b="9525"/>
            <wp:docPr id="10" name="Imagem 10" descr="SNAGHTML4ee3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E7B" w14:textId="77777777" w:rsidR="00E04DBA" w:rsidRPr="00803A65" w:rsidRDefault="00B03882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Como utilizaremos o Swagger para facilitar documentação, localização e acesso aos serviços, abra o arquivo denominado </w:t>
      </w:r>
      <w:r w:rsidRPr="004E28E3">
        <w:rPr>
          <w:rFonts w:ascii="Arial" w:hAnsi="Arial" w:cs="Arial"/>
          <w:i/>
          <w:lang w:eastAsia="en-US"/>
        </w:rPr>
        <w:t>pom.xml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que fica na raiz do projeto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e acrescente as dependências abaixo:</w:t>
      </w:r>
    </w:p>
    <w:p w14:paraId="5C05CE8E" w14:textId="77777777" w:rsidR="00E04DBA" w:rsidRPr="00803A65" w:rsidRDefault="00145243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Texto para copiar e colar:</w:t>
      </w:r>
      <w:r w:rsidR="00166AA0" w:rsidRPr="00803A65">
        <w:rPr>
          <w:rFonts w:ascii="Arial" w:hAnsi="Arial" w:cs="Arial"/>
          <w:lang w:eastAsia="en-US"/>
        </w:rPr>
        <w:t xml:space="preserve"> </w:t>
      </w:r>
      <w:hyperlink r:id="rId21" w:history="1">
        <w:r w:rsidR="00BB5AA4" w:rsidRPr="00803A65">
          <w:rPr>
            <w:rStyle w:val="Hyperlink"/>
            <w:rFonts w:ascii="Arial" w:hAnsi="Arial" w:cs="Arial"/>
            <w:lang w:eastAsia="en-US"/>
          </w:rPr>
          <w:t>https://github.com/profdiovani/mbari/blob/master/pom.xml</w:t>
        </w:r>
      </w:hyperlink>
      <w:r w:rsidR="00BB5AA4" w:rsidRPr="00803A65">
        <w:rPr>
          <w:rFonts w:ascii="Arial" w:hAnsi="Arial" w:cs="Arial"/>
          <w:lang w:eastAsia="en-US"/>
        </w:rPr>
        <w:t xml:space="preserve"> </w:t>
      </w:r>
    </w:p>
    <w:p w14:paraId="65D210AC" w14:textId="77777777" w:rsidR="00145243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00C27C60" wp14:editId="08762FF3">
            <wp:extent cx="3838575" cy="3057525"/>
            <wp:effectExtent l="0" t="0" r="9525" b="952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96B0" w14:textId="77777777" w:rsidR="00145243" w:rsidRPr="00803A65" w:rsidRDefault="00D253A3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Como utilizaremos um banco de dados local em memória (H2), abra o arquivo denominado </w:t>
      </w:r>
      <w:r w:rsidRPr="004E28E3">
        <w:rPr>
          <w:rFonts w:ascii="Arial" w:hAnsi="Arial" w:cs="Arial"/>
          <w:i/>
          <w:lang w:eastAsia="en-US"/>
        </w:rPr>
        <w:t>application.properties</w:t>
      </w:r>
      <w:r w:rsidR="004E28E3">
        <w:rPr>
          <w:rFonts w:ascii="Arial" w:hAnsi="Arial" w:cs="Arial"/>
          <w:i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que fica na raiz do projeto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e acrescente as dependências abaixo:</w:t>
      </w:r>
    </w:p>
    <w:p w14:paraId="315FAF9C" w14:textId="77777777" w:rsidR="00321A3D" w:rsidRPr="00803A65" w:rsidRDefault="00321A3D" w:rsidP="004E28E3">
      <w:pPr>
        <w:spacing w:before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3" w:history="1">
        <w:r w:rsidR="005A0B2C" w:rsidRPr="00803A65">
          <w:rPr>
            <w:rStyle w:val="Hyperlink"/>
            <w:rFonts w:ascii="Arial" w:hAnsi="Arial" w:cs="Arial"/>
            <w:lang w:eastAsia="en-US"/>
          </w:rPr>
          <w:t>https://github.com/profdiovani/mbari/blob/master/src/main/resources/application.properties</w:t>
        </w:r>
      </w:hyperlink>
      <w:r w:rsidR="005A0B2C" w:rsidRPr="00803A65">
        <w:rPr>
          <w:rFonts w:ascii="Arial" w:hAnsi="Arial" w:cs="Arial"/>
          <w:lang w:eastAsia="en-US"/>
        </w:rPr>
        <w:t xml:space="preserve"> </w:t>
      </w:r>
    </w:p>
    <w:p w14:paraId="3EE0CD10" w14:textId="77777777" w:rsidR="00D253A3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2B6EE8A1" wp14:editId="0BBB689A">
            <wp:extent cx="3152775" cy="1981200"/>
            <wp:effectExtent l="0" t="0" r="9525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AD09" w14:textId="77777777" w:rsidR="00E84397" w:rsidRPr="00803A65" w:rsidRDefault="00F56B48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Acrescentar as classes em seus respectivos pacotes da solução:</w:t>
      </w:r>
    </w:p>
    <w:p w14:paraId="7A262462" w14:textId="77777777" w:rsidR="00F56B48" w:rsidRPr="00803A65" w:rsidRDefault="00F56B48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com.nomealuno.demoacmeap</w:t>
      </w:r>
    </w:p>
    <w:p w14:paraId="244EB5F2" w14:textId="77777777" w:rsidR="004E28E3" w:rsidRDefault="00EE6260" w:rsidP="004E28E3">
      <w:pPr>
        <w:spacing w:after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5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https://github.com/profdiovani/mbari/blob/master/src/main/java/com/nomealuno/demoacmeap/DemoMonoliticaSwagger2.java</w:t>
        </w:r>
      </w:hyperlink>
      <w:r w:rsidR="00D63334" w:rsidRPr="00803A65">
        <w:rPr>
          <w:rFonts w:ascii="Arial" w:hAnsi="Arial" w:cs="Arial"/>
          <w:lang w:eastAsia="en-US"/>
        </w:rPr>
        <w:t xml:space="preserve">   </w:t>
      </w:r>
    </w:p>
    <w:p w14:paraId="7AA6BF94" w14:textId="77777777" w:rsidR="00F56B48" w:rsidRPr="00803A65" w:rsidRDefault="008449E5" w:rsidP="004E28E3">
      <w:pPr>
        <w:spacing w:before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0523632B" wp14:editId="4F9FE091">
            <wp:extent cx="4400550" cy="2676525"/>
            <wp:effectExtent l="0" t="0" r="0" b="9525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9995" w14:textId="77777777" w:rsidR="00EE6260" w:rsidRPr="00803A65" w:rsidRDefault="00EE6260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com.nomealuno.demoacmeap.domain</w:t>
      </w:r>
    </w:p>
    <w:p w14:paraId="19E0DD0C" w14:textId="77777777" w:rsidR="00EE6260" w:rsidRPr="00803A65" w:rsidRDefault="00EE6260" w:rsidP="004E28E3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7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https://github.com/profdiovani/mbari/tree/master/src/main/java/com/nomealuno/demoacmeap/domain</w:t>
        </w:r>
      </w:hyperlink>
      <w:r w:rsidR="00D63334" w:rsidRPr="00803A65">
        <w:rPr>
          <w:rFonts w:ascii="Arial" w:hAnsi="Arial" w:cs="Arial"/>
          <w:lang w:eastAsia="en-US"/>
        </w:rPr>
        <w:t xml:space="preserve"> </w:t>
      </w:r>
    </w:p>
    <w:p w14:paraId="628CC8C2" w14:textId="77777777" w:rsidR="00EE6260" w:rsidRPr="00803A65" w:rsidRDefault="00EE6260" w:rsidP="00EE6260">
      <w:pPr>
        <w:spacing w:before="240" w:line="360" w:lineRule="auto"/>
        <w:ind w:left="720"/>
        <w:jc w:val="both"/>
        <w:rPr>
          <w:rFonts w:ascii="Arial" w:hAnsi="Arial" w:cs="Arial"/>
          <w:lang w:eastAsia="en-US"/>
        </w:rPr>
      </w:pPr>
    </w:p>
    <w:p w14:paraId="4DFEAB8B" w14:textId="77777777" w:rsidR="00EE6260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50934389" wp14:editId="23D21CF4">
            <wp:extent cx="1943100" cy="2486025"/>
            <wp:effectExtent l="0" t="0" r="0" b="9525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D102" w14:textId="77777777" w:rsidR="00EE6260" w:rsidRPr="00803A65" w:rsidRDefault="00EE6260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</w:t>
      </w:r>
      <w:r w:rsidR="00A36CD7">
        <w:rPr>
          <w:rFonts w:ascii="Arial" w:hAnsi="Arial" w:cs="Arial"/>
          <w:lang w:eastAsia="en-US"/>
        </w:rPr>
        <w:t>m</w:t>
      </w:r>
      <w:r w:rsidRPr="00803A65">
        <w:rPr>
          <w:rFonts w:ascii="Arial" w:hAnsi="Arial" w:cs="Arial"/>
          <w:lang w:eastAsia="en-US"/>
        </w:rPr>
        <w:t>oacmeap.repository</w:t>
      </w:r>
    </w:p>
    <w:p w14:paraId="4CEA0794" w14:textId="77777777" w:rsidR="00EE6260" w:rsidRPr="00803A65" w:rsidRDefault="00EE6260" w:rsidP="004E28E3">
      <w:pPr>
        <w:spacing w:after="240" w:line="360" w:lineRule="auto"/>
        <w:ind w:left="720"/>
        <w:rPr>
          <w:rFonts w:ascii="Arial" w:hAnsi="Arial" w:cs="Arial"/>
          <w:noProof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9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https://github.com/profdiovani/mbari/tree/master/src/main/java/com/nomealuno/demoacmeap/repository</w:t>
        </w:r>
      </w:hyperlink>
      <w:r w:rsidR="00D63334" w:rsidRPr="00803A65">
        <w:rPr>
          <w:rFonts w:ascii="Arial" w:hAnsi="Arial" w:cs="Arial"/>
          <w:lang w:eastAsia="en-US"/>
        </w:rPr>
        <w:t xml:space="preserve"> </w:t>
      </w:r>
    </w:p>
    <w:p w14:paraId="4931880A" w14:textId="77777777" w:rsidR="00EE6260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63FD67A0" wp14:editId="49514B40">
            <wp:extent cx="1562100" cy="1914525"/>
            <wp:effectExtent l="0" t="0" r="0" b="9525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C838" w14:textId="77777777" w:rsidR="0026464E" w:rsidRPr="00803A65" w:rsidRDefault="0026464E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com.nomealuno.demoacmeap.controller</w:t>
      </w:r>
    </w:p>
    <w:p w14:paraId="12D9C4FE" w14:textId="77777777" w:rsidR="0026464E" w:rsidRPr="00803A65" w:rsidRDefault="0026464E" w:rsidP="004E28E3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31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https://github.com/profdiovani/mbari/tree/master/src/main/java/com/nomealuno/demoacmeap/controller</w:t>
        </w:r>
      </w:hyperlink>
      <w:r w:rsidR="00D63334" w:rsidRPr="00803A65">
        <w:rPr>
          <w:rFonts w:ascii="Arial" w:hAnsi="Arial" w:cs="Arial"/>
          <w:lang w:eastAsia="en-US"/>
        </w:rPr>
        <w:t xml:space="preserve"> </w:t>
      </w:r>
    </w:p>
    <w:p w14:paraId="4767040A" w14:textId="77777777" w:rsidR="0026464E" w:rsidRPr="00803A65" w:rsidRDefault="0026464E" w:rsidP="0026464E">
      <w:pPr>
        <w:spacing w:before="240" w:line="360" w:lineRule="auto"/>
        <w:ind w:firstLine="709"/>
        <w:rPr>
          <w:rFonts w:ascii="Arial" w:hAnsi="Arial" w:cs="Arial"/>
          <w:lang w:eastAsia="en-US"/>
        </w:rPr>
      </w:pPr>
    </w:p>
    <w:p w14:paraId="5612BD36" w14:textId="77777777" w:rsidR="0026464E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31B4AE7" wp14:editId="71B317AF">
            <wp:extent cx="1552575" cy="1809750"/>
            <wp:effectExtent l="0" t="0" r="9525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A8B2" w14:textId="77777777" w:rsidR="00D06B5F" w:rsidRPr="004E28E3" w:rsidRDefault="00D06B5F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4E28E3">
        <w:rPr>
          <w:rFonts w:ascii="Arial" w:hAnsi="Arial" w:cs="Arial"/>
          <w:lang w:eastAsia="en-US"/>
        </w:rPr>
        <w:t>Pacote: com.nomealuno.demoacmeap.exception</w:t>
      </w:r>
    </w:p>
    <w:p w14:paraId="7CE1739A" w14:textId="77777777" w:rsidR="00D06B5F" w:rsidRPr="004E28E3" w:rsidRDefault="00D06B5F" w:rsidP="004E28E3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4E28E3">
        <w:rPr>
          <w:rFonts w:ascii="Arial" w:hAnsi="Arial" w:cs="Arial"/>
          <w:lang w:eastAsia="en-US"/>
        </w:rPr>
        <w:t xml:space="preserve">Texto para copiar e colar: </w:t>
      </w:r>
      <w:hyperlink r:id="rId33" w:history="1">
        <w:r w:rsidRPr="004E28E3">
          <w:rPr>
            <w:rStyle w:val="Hyperlink"/>
            <w:rFonts w:ascii="Arial" w:hAnsi="Arial" w:cs="Arial"/>
          </w:rPr>
          <w:t>https://github.com/profdiovani/mbari/tree/master/src/main/java/com/nomealuno/demoacmeap/exception</w:t>
        </w:r>
      </w:hyperlink>
      <w:r w:rsidRPr="004E28E3">
        <w:rPr>
          <w:rFonts w:ascii="Arial" w:hAnsi="Arial" w:cs="Arial"/>
        </w:rPr>
        <w:t xml:space="preserve"> </w:t>
      </w:r>
    </w:p>
    <w:p w14:paraId="701CCAF6" w14:textId="77777777" w:rsidR="00D06B5F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372EEA76" wp14:editId="3B6EE4FF">
            <wp:extent cx="2686050" cy="1552575"/>
            <wp:effectExtent l="0" t="0" r="0" b="9525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E7D" w14:textId="77777777" w:rsidR="001A4542" w:rsidRPr="00803A65" w:rsidRDefault="001A4542" w:rsidP="00816177">
      <w:pPr>
        <w:numPr>
          <w:ilvl w:val="0"/>
          <w:numId w:val="12"/>
        </w:numPr>
        <w:spacing w:after="240" w:line="360" w:lineRule="auto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lastRenderedPageBreak/>
        <w:t xml:space="preserve">Criar arquivo para </w:t>
      </w:r>
      <w:r w:rsidR="004E28E3" w:rsidRPr="00803A65">
        <w:rPr>
          <w:rFonts w:ascii="Arial" w:hAnsi="Arial" w:cs="Arial"/>
          <w:lang w:eastAsia="en-US"/>
        </w:rPr>
        <w:t>geração</w:t>
      </w:r>
      <w:r w:rsidRPr="00803A65">
        <w:rPr>
          <w:rFonts w:ascii="Arial" w:hAnsi="Arial" w:cs="Arial"/>
          <w:lang w:eastAsia="en-US"/>
        </w:rPr>
        <w:t xml:space="preserve"> de massa de dados de teste:</w:t>
      </w:r>
    </w:p>
    <w:p w14:paraId="5E3B3345" w14:textId="77777777" w:rsidR="001A4542" w:rsidRPr="00803A65" w:rsidRDefault="008449E5" w:rsidP="004E28E3">
      <w:pPr>
        <w:spacing w:after="24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3AA597" wp14:editId="446F2AE2">
            <wp:extent cx="6191252" cy="2343150"/>
            <wp:effectExtent l="0" t="0" r="0" b="0"/>
            <wp:docPr id="18" name="Imagem 18" descr="SNAGHTML1416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D14F" w14:textId="77777777" w:rsidR="001A4542" w:rsidRPr="00803A65" w:rsidRDefault="001A4542" w:rsidP="00816177">
      <w:pPr>
        <w:numPr>
          <w:ilvl w:val="0"/>
          <w:numId w:val="13"/>
        </w:numPr>
        <w:spacing w:after="240" w:line="360" w:lineRule="auto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Informar o nome do arquivo </w:t>
      </w:r>
      <w:r w:rsidRPr="00803A65">
        <w:rPr>
          <w:rFonts w:ascii="Arial" w:hAnsi="Arial" w:cs="Arial"/>
          <w:i/>
          <w:iCs/>
        </w:rPr>
        <w:t>data.sql</w:t>
      </w:r>
      <w:r w:rsidR="004E28E3">
        <w:rPr>
          <w:rFonts w:ascii="Arial" w:hAnsi="Arial" w:cs="Arial"/>
          <w:i/>
          <w:iCs/>
        </w:rPr>
        <w:t>.</w:t>
      </w:r>
    </w:p>
    <w:p w14:paraId="25AC851D" w14:textId="77777777" w:rsidR="001A4542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701ADED4" wp14:editId="06C102D8">
            <wp:extent cx="2552700" cy="2847975"/>
            <wp:effectExtent l="0" t="0" r="0" b="9525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72F6" w14:textId="77777777" w:rsidR="00331572" w:rsidRPr="00803A65" w:rsidRDefault="00082986" w:rsidP="00816177">
      <w:pPr>
        <w:numPr>
          <w:ilvl w:val="0"/>
          <w:numId w:val="14"/>
        </w:numPr>
        <w:spacing w:after="240" w:line="360" w:lineRule="auto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t>Gerar dados de teste:</w:t>
      </w:r>
    </w:p>
    <w:p w14:paraId="28F647DF" w14:textId="77777777" w:rsidR="00082986" w:rsidRPr="00803A65" w:rsidRDefault="00331572" w:rsidP="004E28E3">
      <w:pPr>
        <w:spacing w:after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Texto para copiar e colar:</w:t>
      </w:r>
      <w:r w:rsidR="005A0B2C" w:rsidRPr="00803A65">
        <w:rPr>
          <w:rFonts w:ascii="Arial" w:hAnsi="Arial" w:cs="Arial"/>
          <w:lang w:eastAsia="en-US"/>
        </w:rPr>
        <w:t xml:space="preserve"> </w:t>
      </w:r>
      <w:hyperlink r:id="rId37" w:history="1">
        <w:r w:rsidR="005A0B2C" w:rsidRPr="00803A65">
          <w:rPr>
            <w:rStyle w:val="Hyperlink"/>
            <w:rFonts w:ascii="Arial" w:hAnsi="Arial" w:cs="Arial"/>
            <w:lang w:eastAsia="en-US"/>
          </w:rPr>
          <w:t>https://github.com/profdiovani/mbari/blob/master/src/main/resources/data.sql</w:t>
        </w:r>
      </w:hyperlink>
      <w:r w:rsidR="005A0B2C" w:rsidRPr="00803A65">
        <w:rPr>
          <w:rFonts w:ascii="Arial" w:hAnsi="Arial" w:cs="Arial"/>
          <w:lang w:eastAsia="en-US"/>
        </w:rPr>
        <w:t xml:space="preserve"> </w:t>
      </w:r>
    </w:p>
    <w:p w14:paraId="0B2FFD32" w14:textId="77777777" w:rsidR="00331572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1B7E41B6" wp14:editId="4DCCE6F9">
            <wp:extent cx="4686300" cy="2209800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3012" w14:textId="77777777" w:rsidR="00E76F1D" w:rsidRPr="00F96648" w:rsidRDefault="00E76F1D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Executar e testar a aplicação monolítica.</w:t>
      </w:r>
    </w:p>
    <w:p w14:paraId="6D6DF243" w14:textId="77777777" w:rsidR="005D2400" w:rsidRPr="00F96648" w:rsidRDefault="00400A45" w:rsidP="00816177">
      <w:pPr>
        <w:numPr>
          <w:ilvl w:val="0"/>
          <w:numId w:val="15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A execução da aplicação é realizada localmente na própria IDE do Eclipse. Executar a aplicação conforme abaixo:</w:t>
      </w:r>
    </w:p>
    <w:p w14:paraId="2DF3D85F" w14:textId="77777777" w:rsidR="00400A45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372C83CF" wp14:editId="6D9D9B6E">
            <wp:extent cx="4772025" cy="3914775"/>
            <wp:effectExtent l="0" t="0" r="9525" b="9525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7ADE" w14:textId="77777777" w:rsidR="00890901" w:rsidRPr="00803A65" w:rsidRDefault="00890901" w:rsidP="00816177">
      <w:pPr>
        <w:numPr>
          <w:ilvl w:val="0"/>
          <w:numId w:val="16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Se a execução estiver ocorrido corretamente e nenhum erro exista nos códigos fontes da aplicação, a imagem abaixo deve ser exibida:</w:t>
      </w:r>
    </w:p>
    <w:p w14:paraId="393685FE" w14:textId="77777777" w:rsidR="00890901" w:rsidRPr="00803A65" w:rsidRDefault="008449E5" w:rsidP="3EB8E2B0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6635ACA9" wp14:editId="305DD442">
            <wp:extent cx="4952998" cy="3009900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381D" w14:textId="77777777" w:rsidR="00B012AF" w:rsidRPr="00803A65" w:rsidRDefault="00B012AF" w:rsidP="00816177">
      <w:pPr>
        <w:numPr>
          <w:ilvl w:val="0"/>
          <w:numId w:val="17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Acessar o link da a</w:t>
      </w:r>
      <w:r w:rsidR="004D4EF2">
        <w:rPr>
          <w:rFonts w:ascii="Arial" w:hAnsi="Arial" w:cs="Arial"/>
          <w:lang w:eastAsia="en-US"/>
        </w:rPr>
        <w:t>plica</w:t>
      </w:r>
      <w:r w:rsidRPr="00803A65">
        <w:rPr>
          <w:rFonts w:ascii="Arial" w:hAnsi="Arial" w:cs="Arial"/>
          <w:lang w:eastAsia="en-US"/>
        </w:rPr>
        <w:t xml:space="preserve">ção: </w:t>
      </w:r>
      <w:hyperlink r:id="rId41" w:history="1">
        <w:r w:rsidRPr="00803A65">
          <w:rPr>
            <w:rStyle w:val="Hyperlink"/>
            <w:rFonts w:ascii="Arial" w:hAnsi="Arial" w:cs="Arial"/>
          </w:rPr>
          <w:t>http://localhost:8080/swagger-ui.html</w:t>
        </w:r>
      </w:hyperlink>
    </w:p>
    <w:p w14:paraId="71D89E61" w14:textId="77777777" w:rsidR="00890901" w:rsidRPr="00803A65" w:rsidRDefault="008449E5" w:rsidP="004D4EF2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8E73BC4" wp14:editId="3C89A757">
            <wp:extent cx="6115050" cy="3790950"/>
            <wp:effectExtent l="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42B" w14:textId="77777777" w:rsidR="00D24054" w:rsidRPr="00803A65" w:rsidRDefault="00D24054" w:rsidP="00816177">
      <w:pPr>
        <w:numPr>
          <w:ilvl w:val="0"/>
          <w:numId w:val="18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Navegar nos serviços e executar:</w:t>
      </w:r>
    </w:p>
    <w:p w14:paraId="381842DF" w14:textId="77777777" w:rsidR="00D24054" w:rsidRPr="00803A65" w:rsidRDefault="008449E5" w:rsidP="004D4EF2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49AC4080" wp14:editId="1E676059">
            <wp:extent cx="6124574" cy="3114675"/>
            <wp:effectExtent l="0" t="0" r="9525" b="9525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4945" w14:textId="11B05FEA" w:rsidR="00890901" w:rsidRPr="00803A65" w:rsidRDefault="007F0E21" w:rsidP="3EB8E2B0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Para inclusão</w:t>
      </w:r>
      <w:r w:rsidR="004D4EF2" w:rsidRPr="3EB8E2B0">
        <w:rPr>
          <w:rFonts w:ascii="Arial" w:hAnsi="Arial" w:cs="Arial"/>
          <w:lang w:eastAsia="en-US"/>
        </w:rPr>
        <w:t xml:space="preserve"> </w:t>
      </w:r>
      <w:r w:rsidRPr="3EB8E2B0">
        <w:rPr>
          <w:rFonts w:ascii="Arial" w:hAnsi="Arial" w:cs="Arial"/>
          <w:lang w:eastAsia="en-US"/>
        </w:rPr>
        <w:t>de um cliente</w:t>
      </w:r>
      <w:r w:rsidR="00F96648" w:rsidRPr="3EB8E2B0">
        <w:rPr>
          <w:rFonts w:ascii="Arial" w:hAnsi="Arial" w:cs="Arial"/>
          <w:lang w:eastAsia="en-US"/>
        </w:rPr>
        <w:t>,</w:t>
      </w:r>
      <w:r w:rsidRPr="3EB8E2B0">
        <w:rPr>
          <w:rFonts w:ascii="Arial" w:hAnsi="Arial" w:cs="Arial"/>
          <w:lang w:eastAsia="en-US"/>
        </w:rPr>
        <w:t xml:space="preserve"> utilizar a entrada abaixo:</w:t>
      </w:r>
    </w:p>
    <w:p w14:paraId="0C6990E5" w14:textId="77777777" w:rsidR="007F0E21" w:rsidRPr="00803A65" w:rsidRDefault="007F0E21" w:rsidP="3EB8E2B0">
      <w:pPr>
        <w:spacing w:after="240" w:line="360" w:lineRule="auto"/>
        <w:ind w:left="360" w:firstLine="349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 xml:space="preserve">Link para copiar e colar: </w:t>
      </w:r>
      <w:hyperlink r:id="rId44" w:history="1">
        <w:r w:rsidRPr="3EB8E2B0">
          <w:rPr>
            <w:rStyle w:val="Hyperlink"/>
            <w:rFonts w:ascii="Arial" w:hAnsi="Arial" w:cs="Arial"/>
            <w:lang w:eastAsia="en-US"/>
          </w:rPr>
          <w:t>https://github.com/profdiovani/mbari/blob/master/Cliente.txt</w:t>
        </w:r>
      </w:hyperlink>
      <w:r w:rsidRPr="3EB8E2B0">
        <w:rPr>
          <w:rFonts w:ascii="Arial" w:hAnsi="Arial" w:cs="Arial"/>
          <w:lang w:eastAsia="en-US"/>
        </w:rPr>
        <w:t xml:space="preserve"> </w:t>
      </w:r>
    </w:p>
    <w:p w14:paraId="48E856D7" w14:textId="77777777" w:rsidR="007F0E21" w:rsidRPr="00803A65" w:rsidRDefault="007F0E21" w:rsidP="3EB8E2B0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Para inclusão de uma instalação utilizar a entrada abaixo:</w:t>
      </w:r>
    </w:p>
    <w:p w14:paraId="1458520C" w14:textId="77777777" w:rsidR="007F0E21" w:rsidRPr="00803A65" w:rsidRDefault="007F0E21" w:rsidP="004D4EF2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copiar e colar: </w:t>
      </w:r>
      <w:hyperlink r:id="rId45" w:history="1">
        <w:r w:rsidRPr="00803A65">
          <w:rPr>
            <w:rStyle w:val="Hyperlink"/>
            <w:rFonts w:ascii="Arial" w:hAnsi="Arial" w:cs="Arial"/>
            <w:lang w:eastAsia="en-US"/>
          </w:rPr>
          <w:t>https://github.com/profdiovani/mbari/blob/master/Instalacao.txt</w:t>
        </w:r>
      </w:hyperlink>
      <w:r w:rsidRPr="00803A65">
        <w:rPr>
          <w:rFonts w:ascii="Arial" w:hAnsi="Arial" w:cs="Arial"/>
          <w:lang w:eastAsia="en-US"/>
        </w:rPr>
        <w:t xml:space="preserve"> </w:t>
      </w:r>
    </w:p>
    <w:p w14:paraId="1B5044F8" w14:textId="77777777" w:rsidR="007F0E21" w:rsidRPr="00803A65" w:rsidRDefault="007F0E21" w:rsidP="3EB8E2B0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Para gerar uma fatura utilizar a entrada abaixo:</w:t>
      </w:r>
    </w:p>
    <w:p w14:paraId="717290D1" w14:textId="77777777" w:rsidR="007F0E21" w:rsidRPr="00803A65" w:rsidRDefault="007F0E21" w:rsidP="004D4EF2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copiar e colar: </w:t>
      </w:r>
      <w:hyperlink r:id="rId46" w:history="1">
        <w:r w:rsidRPr="00803A65">
          <w:rPr>
            <w:rStyle w:val="Hyperlink"/>
            <w:rFonts w:ascii="Arial" w:hAnsi="Arial" w:cs="Arial"/>
            <w:lang w:eastAsia="en-US"/>
          </w:rPr>
          <w:t>https://github.com/profdiovani/mbari/blob/master/Fatura.txt</w:t>
        </w:r>
      </w:hyperlink>
      <w:r w:rsidRPr="00803A65">
        <w:rPr>
          <w:rFonts w:ascii="Arial" w:hAnsi="Arial" w:cs="Arial"/>
          <w:lang w:eastAsia="en-US"/>
        </w:rPr>
        <w:t xml:space="preserve"> </w:t>
      </w:r>
    </w:p>
    <w:p w14:paraId="532AA101" w14:textId="77777777" w:rsidR="00803A65" w:rsidRDefault="00803A65" w:rsidP="00816177">
      <w:pPr>
        <w:numPr>
          <w:ilvl w:val="0"/>
          <w:numId w:val="20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Para acessar o banco de dados local em memória utilizar o link: </w:t>
      </w:r>
      <w:hyperlink r:id="rId47" w:history="1">
        <w:r w:rsidRPr="00803A65">
          <w:rPr>
            <w:rStyle w:val="Hyperlink"/>
            <w:rFonts w:ascii="Arial" w:hAnsi="Arial" w:cs="Arial"/>
          </w:rPr>
          <w:t>http://localhost:8080/h2-console/</w:t>
        </w:r>
      </w:hyperlink>
      <w:r w:rsidRPr="00803A65">
        <w:rPr>
          <w:rFonts w:ascii="Arial" w:hAnsi="Arial" w:cs="Arial"/>
        </w:rPr>
        <w:t xml:space="preserve"> </w:t>
      </w:r>
    </w:p>
    <w:p w14:paraId="256F7F9A" w14:textId="77777777" w:rsidR="00803A65" w:rsidRDefault="008449E5" w:rsidP="004D4EF2">
      <w:pPr>
        <w:spacing w:after="240" w:line="360" w:lineRule="auto"/>
        <w:jc w:val="center"/>
      </w:pPr>
      <w:r>
        <w:rPr>
          <w:noProof/>
        </w:rPr>
        <w:drawing>
          <wp:inline distT="0" distB="0" distL="0" distR="0" wp14:anchorId="7AFD9CAE" wp14:editId="6A0A9B49">
            <wp:extent cx="4667248" cy="2085975"/>
            <wp:effectExtent l="0" t="0" r="0" b="9525"/>
            <wp:docPr id="25" name="Imagem 25" descr="SNAGHTML1e3e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16D" w14:textId="77777777" w:rsidR="00FF6C98" w:rsidRDefault="008449E5" w:rsidP="004D4EF2">
      <w:pPr>
        <w:spacing w:after="2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D7795" wp14:editId="789FDD79">
            <wp:extent cx="5267324" cy="3609975"/>
            <wp:effectExtent l="0" t="0" r="9525" b="9525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B34" w14:textId="77777777" w:rsidR="00FF6C98" w:rsidRDefault="00FF6C98" w:rsidP="00803A65">
      <w:pPr>
        <w:spacing w:before="240" w:line="360" w:lineRule="auto"/>
        <w:jc w:val="both"/>
        <w:rPr>
          <w:rFonts w:ascii="Arial" w:hAnsi="Arial" w:cs="Arial"/>
        </w:rPr>
      </w:pPr>
    </w:p>
    <w:p w14:paraId="3691541B" w14:textId="77777777" w:rsidR="009916D4" w:rsidRPr="00803A65" w:rsidRDefault="009916D4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Para os alunos que tiverem alguma dificuldade para realização dos passos anteriores</w:t>
      </w:r>
      <w:r w:rsidR="00291CAB" w:rsidRPr="00803A65">
        <w:rPr>
          <w:rFonts w:ascii="Arial" w:hAnsi="Arial" w:cs="Arial"/>
          <w:lang w:eastAsia="en-US"/>
        </w:rPr>
        <w:t xml:space="preserve"> (Passo 2)</w:t>
      </w:r>
      <w:r w:rsidRPr="00803A65">
        <w:rPr>
          <w:rFonts w:ascii="Arial" w:hAnsi="Arial" w:cs="Arial"/>
          <w:lang w:eastAsia="en-US"/>
        </w:rPr>
        <w:t>, acessar o link abaixo e fazer uma cópia completa da solução para realizar a análise crítica:</w:t>
      </w:r>
    </w:p>
    <w:p w14:paraId="00545DF7" w14:textId="77777777" w:rsidR="009916D4" w:rsidRPr="00803A65" w:rsidRDefault="009916D4" w:rsidP="00816177">
      <w:pPr>
        <w:numPr>
          <w:ilvl w:val="0"/>
          <w:numId w:val="21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download: </w:t>
      </w:r>
      <w:hyperlink r:id="rId50" w:history="1">
        <w:r w:rsidR="00A36CD7" w:rsidRPr="006C08C9">
          <w:rPr>
            <w:rStyle w:val="Hyperlink"/>
            <w:rFonts w:ascii="Arial" w:hAnsi="Arial" w:cs="Arial"/>
          </w:rPr>
          <w:t>https://github.com/profdiovani/mbari</w:t>
        </w:r>
      </w:hyperlink>
    </w:p>
    <w:p w14:paraId="3FA56B27" w14:textId="77777777" w:rsidR="00E76F1D" w:rsidRPr="00803A65" w:rsidRDefault="00E76F1D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Fazer uma análise crítica sobre a aplicação monolítica</w:t>
      </w:r>
      <w:r w:rsidR="004D4EF2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destacando </w:t>
      </w:r>
      <w:r w:rsidR="00D504B5" w:rsidRPr="00803A65">
        <w:rPr>
          <w:rFonts w:ascii="Arial" w:hAnsi="Arial" w:cs="Arial"/>
          <w:lang w:eastAsia="en-US"/>
        </w:rPr>
        <w:t>o entendimento sobre o seu funcionamento</w:t>
      </w:r>
      <w:r w:rsidR="004D4EF2">
        <w:rPr>
          <w:rFonts w:ascii="Arial" w:hAnsi="Arial" w:cs="Arial"/>
          <w:lang w:eastAsia="en-US"/>
        </w:rPr>
        <w:t>,</w:t>
      </w:r>
      <w:r w:rsidR="00D504B5" w:rsidRPr="00803A65">
        <w:rPr>
          <w:rFonts w:ascii="Arial" w:hAnsi="Arial" w:cs="Arial"/>
          <w:lang w:eastAsia="en-US"/>
        </w:rPr>
        <w:t xml:space="preserve"> </w:t>
      </w:r>
      <w:r w:rsidRPr="00803A65">
        <w:rPr>
          <w:rFonts w:ascii="Arial" w:hAnsi="Arial" w:cs="Arial"/>
          <w:lang w:eastAsia="en-US"/>
        </w:rPr>
        <w:t xml:space="preserve">quais seriam os </w:t>
      </w:r>
      <w:r w:rsidR="00603834" w:rsidRPr="00803A65">
        <w:rPr>
          <w:rFonts w:ascii="Arial" w:hAnsi="Arial" w:cs="Arial"/>
          <w:lang w:eastAsia="en-US"/>
        </w:rPr>
        <w:t xml:space="preserve">benefícios e/ou </w:t>
      </w:r>
      <w:r w:rsidRPr="00803A65">
        <w:rPr>
          <w:rFonts w:ascii="Arial" w:hAnsi="Arial" w:cs="Arial"/>
          <w:lang w:eastAsia="en-US"/>
        </w:rPr>
        <w:t>problemas dessa aplicação em uma arquitetura de integração</w:t>
      </w:r>
      <w:r w:rsidR="00603834" w:rsidRPr="00803A65">
        <w:rPr>
          <w:rFonts w:ascii="Arial" w:hAnsi="Arial" w:cs="Arial"/>
          <w:lang w:eastAsia="en-US"/>
        </w:rPr>
        <w:t xml:space="preserve"> com clientes</w:t>
      </w:r>
      <w:r w:rsidRPr="00803A65">
        <w:rPr>
          <w:rFonts w:ascii="Arial" w:hAnsi="Arial" w:cs="Arial"/>
          <w:lang w:eastAsia="en-US"/>
        </w:rPr>
        <w:t>.</w:t>
      </w:r>
      <w:r w:rsidR="003F20A3" w:rsidRPr="00803A65">
        <w:rPr>
          <w:rFonts w:ascii="Arial" w:hAnsi="Arial" w:cs="Arial"/>
          <w:lang w:eastAsia="en-US"/>
        </w:rPr>
        <w:t xml:space="preserve"> </w:t>
      </w:r>
    </w:p>
    <w:p w14:paraId="480C8745" w14:textId="77777777" w:rsidR="00497636" w:rsidRPr="00803A65" w:rsidRDefault="008449E5" w:rsidP="004D4EF2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noProof/>
        </w:rPr>
        <w:lastRenderedPageBreak/>
        <w:drawing>
          <wp:inline distT="0" distB="0" distL="0" distR="0" wp14:anchorId="060CBFD2" wp14:editId="32278207">
            <wp:extent cx="4295775" cy="46196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2A99" w14:textId="77777777" w:rsidR="00F74FF4" w:rsidRPr="00803A65" w:rsidRDefault="008449E5" w:rsidP="00497636">
      <w:pPr>
        <w:spacing w:before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30B41CDD" wp14:editId="57F8DCF0">
            <wp:extent cx="2905125" cy="4667248"/>
            <wp:effectExtent l="0" t="0" r="9525" b="0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02D3" w14:textId="77777777" w:rsidR="000F630D" w:rsidRPr="00803A65" w:rsidRDefault="000F630D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</w:p>
    <w:sectPr w:rsidR="000F630D" w:rsidRPr="00803A65" w:rsidSect="00D6565F">
      <w:headerReference w:type="default" r:id="rId53"/>
      <w:footerReference w:type="default" r:id="rId54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F98D7" w14:textId="77777777" w:rsidR="00F730CA" w:rsidRDefault="00F730CA">
      <w:r>
        <w:separator/>
      </w:r>
    </w:p>
  </w:endnote>
  <w:endnote w:type="continuationSeparator" w:id="0">
    <w:p w14:paraId="442C5E86" w14:textId="77777777" w:rsidR="00F730CA" w:rsidRDefault="00F73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404D46" w14:textId="77777777" w:rsidR="008154A6" w:rsidRDefault="0077772A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1F0C08E" wp14:editId="4C17E399">
              <wp:simplePos x="0" y="0"/>
              <wp:positionH relativeFrom="page">
                <wp:posOffset>-193040</wp:posOffset>
              </wp:positionH>
              <wp:positionV relativeFrom="page">
                <wp:posOffset>10482580</wp:posOffset>
              </wp:positionV>
              <wp:extent cx="7753350" cy="186690"/>
              <wp:effectExtent l="0" t="0" r="0" b="3810"/>
              <wp:wrapNone/>
              <wp:docPr id="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rect id="Rectangle 2" style="position:absolute;margin-left:-15.2pt;margin-top:825.4pt;width:610.5pt;height:14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00b9b3" stroked="f" w14:anchorId="5CBC0E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VQV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">
              <w10:wrap anchorx="page" anchory="page"/>
            </v:rect>
          </w:pict>
        </mc:Fallback>
      </mc:AlternateContent>
    </w:r>
    <w:r w:rsidR="008449E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834085" wp14:editId="054F034A">
              <wp:simplePos x="0" y="0"/>
              <wp:positionH relativeFrom="page">
                <wp:posOffset>19050</wp:posOffset>
              </wp:positionH>
              <wp:positionV relativeFrom="margin">
                <wp:posOffset>9867900</wp:posOffset>
              </wp:positionV>
              <wp:extent cx="7753350" cy="186690"/>
              <wp:effectExtent l="0" t="0" r="0" b="381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rect id="Rectangle 2" style="position:absolute;margin-left:1.5pt;margin-top:777pt;width:610.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spid="_x0000_s1026" fillcolor="#00b9b3" stroked="f" w14:anchorId="3BB2E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Npo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">
              <w10:wrap anchorx="page" anchory="margin"/>
            </v:rect>
          </w:pict>
        </mc:Fallback>
      </mc:AlternateContent>
    </w:r>
    <w:r w:rsidR="008449E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3DE09C" wp14:editId="37DE9963">
              <wp:simplePos x="0" y="0"/>
              <wp:positionH relativeFrom="page">
                <wp:posOffset>19050</wp:posOffset>
              </wp:positionH>
              <wp:positionV relativeFrom="margin">
                <wp:posOffset>9867900</wp:posOffset>
              </wp:positionV>
              <wp:extent cx="7753350" cy="18669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rect id="Rectangle 2" style="position:absolute;margin-left:1.5pt;margin-top:777pt;width:610.5pt;height:14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spid="_x0000_s1026" fillcolor="#00b9b3" stroked="f" w14:anchorId="2F70AF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6BD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">
              <w10:wrap anchorx="page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E24DC5" w14:textId="77777777" w:rsidR="00F730CA" w:rsidRDefault="00F730CA">
      <w:r>
        <w:separator/>
      </w:r>
    </w:p>
  </w:footnote>
  <w:footnote w:type="continuationSeparator" w:id="0">
    <w:p w14:paraId="35DFEB8F" w14:textId="77777777" w:rsidR="00F730CA" w:rsidRDefault="00F730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1BE" w14:textId="77777777" w:rsidR="00804081" w:rsidRDefault="008449E5" w:rsidP="00804081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57216" behindDoc="1" locked="0" layoutInCell="1" allowOverlap="1" wp14:anchorId="52F578DA" wp14:editId="2E2A274D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9525" b="0"/>
          <wp:wrapNone/>
          <wp:docPr id="4" name="Imagem 3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58240" behindDoc="1" locked="0" layoutInCell="1" allowOverlap="1" wp14:anchorId="2232823A" wp14:editId="06BAA8F7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3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95AF99B" w14:textId="77777777" w:rsidR="008154A6" w:rsidRPr="00CA7584" w:rsidRDefault="008154A6" w:rsidP="00804081">
    <w:pPr>
      <w:pStyle w:val="Cabealho"/>
      <w:ind w:left="-2700"/>
      <w:jc w:val="right"/>
      <w:rPr>
        <w:b/>
        <w:i/>
        <w:color w:val="808080"/>
      </w:rPr>
    </w:pPr>
  </w:p>
  <w:p w14:paraId="22267226" w14:textId="77777777" w:rsidR="00BC0283" w:rsidRPr="00804081" w:rsidRDefault="00BC0283" w:rsidP="00BC0283">
    <w:pPr>
      <w:pStyle w:val="Cabealho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F4F04"/>
    <w:multiLevelType w:val="hybridMultilevel"/>
    <w:tmpl w:val="0E9022E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71749"/>
    <w:multiLevelType w:val="hybridMultilevel"/>
    <w:tmpl w:val="FE083E4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A30EE"/>
    <w:multiLevelType w:val="hybridMultilevel"/>
    <w:tmpl w:val="D39EEC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832B9"/>
    <w:multiLevelType w:val="hybridMultilevel"/>
    <w:tmpl w:val="515ED22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B7500"/>
    <w:multiLevelType w:val="hybridMultilevel"/>
    <w:tmpl w:val="A99AEE00"/>
    <w:lvl w:ilvl="0" w:tplc="DE90EAB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A7D6A"/>
    <w:multiLevelType w:val="hybridMultilevel"/>
    <w:tmpl w:val="4AD2AA6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43DB4"/>
    <w:multiLevelType w:val="hybridMultilevel"/>
    <w:tmpl w:val="C14CFA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77941"/>
    <w:multiLevelType w:val="hybridMultilevel"/>
    <w:tmpl w:val="25DCD7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82778"/>
    <w:multiLevelType w:val="hybridMultilevel"/>
    <w:tmpl w:val="A678E048"/>
    <w:lvl w:ilvl="0" w:tplc="F89AD57A">
      <w:start w:val="1"/>
      <w:numFmt w:val="bullet"/>
      <w:pStyle w:val="Topicalizao1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E6116"/>
    <w:multiLevelType w:val="hybridMultilevel"/>
    <w:tmpl w:val="0416001F"/>
    <w:lvl w:ilvl="0" w:tplc="7DA0E3EC">
      <w:start w:val="1"/>
      <w:numFmt w:val="decimal"/>
      <w:lvlText w:val="%1."/>
      <w:lvlJc w:val="left"/>
      <w:pPr>
        <w:ind w:left="360" w:hanging="360"/>
      </w:pPr>
    </w:lvl>
    <w:lvl w:ilvl="1" w:tplc="8C82FCE8">
      <w:start w:val="1"/>
      <w:numFmt w:val="decimal"/>
      <w:lvlText w:val="%1.%2."/>
      <w:lvlJc w:val="left"/>
      <w:pPr>
        <w:ind w:left="792" w:hanging="432"/>
      </w:pPr>
    </w:lvl>
    <w:lvl w:ilvl="2" w:tplc="0596AE90">
      <w:start w:val="1"/>
      <w:numFmt w:val="decimal"/>
      <w:lvlText w:val="%1.%2.%3."/>
      <w:lvlJc w:val="left"/>
      <w:pPr>
        <w:ind w:left="1224" w:hanging="504"/>
      </w:pPr>
    </w:lvl>
    <w:lvl w:ilvl="3" w:tplc="529475A0">
      <w:start w:val="1"/>
      <w:numFmt w:val="decimal"/>
      <w:lvlText w:val="%1.%2.%3.%4."/>
      <w:lvlJc w:val="left"/>
      <w:pPr>
        <w:ind w:left="1728" w:hanging="648"/>
      </w:pPr>
    </w:lvl>
    <w:lvl w:ilvl="4" w:tplc="1E389514">
      <w:start w:val="1"/>
      <w:numFmt w:val="decimal"/>
      <w:lvlText w:val="%1.%2.%3.%4.%5."/>
      <w:lvlJc w:val="left"/>
      <w:pPr>
        <w:ind w:left="2232" w:hanging="792"/>
      </w:pPr>
    </w:lvl>
    <w:lvl w:ilvl="5" w:tplc="B92C5C30">
      <w:start w:val="1"/>
      <w:numFmt w:val="decimal"/>
      <w:lvlText w:val="%1.%2.%3.%4.%5.%6."/>
      <w:lvlJc w:val="left"/>
      <w:pPr>
        <w:ind w:left="2736" w:hanging="936"/>
      </w:pPr>
    </w:lvl>
    <w:lvl w:ilvl="6" w:tplc="2F449C28">
      <w:start w:val="1"/>
      <w:numFmt w:val="decimal"/>
      <w:lvlText w:val="%1.%2.%3.%4.%5.%6.%7."/>
      <w:lvlJc w:val="left"/>
      <w:pPr>
        <w:ind w:left="3240" w:hanging="1080"/>
      </w:pPr>
    </w:lvl>
    <w:lvl w:ilvl="7" w:tplc="27E8469C">
      <w:start w:val="1"/>
      <w:numFmt w:val="decimal"/>
      <w:lvlText w:val="%1.%2.%3.%4.%5.%6.%7.%8."/>
      <w:lvlJc w:val="left"/>
      <w:pPr>
        <w:ind w:left="3744" w:hanging="1224"/>
      </w:pPr>
    </w:lvl>
    <w:lvl w:ilvl="8" w:tplc="2066557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45233B"/>
    <w:multiLevelType w:val="hybridMultilevel"/>
    <w:tmpl w:val="A680F0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147AC"/>
    <w:multiLevelType w:val="hybridMultilevel"/>
    <w:tmpl w:val="871CBB0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723E6"/>
    <w:multiLevelType w:val="hybridMultilevel"/>
    <w:tmpl w:val="EF1A5BC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A6FE3"/>
    <w:multiLevelType w:val="hybridMultilevel"/>
    <w:tmpl w:val="3FD8A80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CE4C0B"/>
    <w:multiLevelType w:val="hybridMultilevel"/>
    <w:tmpl w:val="EF66A7E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2071B0"/>
    <w:multiLevelType w:val="hybridMultilevel"/>
    <w:tmpl w:val="8402D25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190956"/>
    <w:multiLevelType w:val="hybridMultilevel"/>
    <w:tmpl w:val="D08ABF8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CA17DB"/>
    <w:multiLevelType w:val="hybridMultilevel"/>
    <w:tmpl w:val="B628B47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F527BB"/>
    <w:multiLevelType w:val="hybridMultilevel"/>
    <w:tmpl w:val="AEF68D7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E747E7"/>
    <w:multiLevelType w:val="hybridMultilevel"/>
    <w:tmpl w:val="399A478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83CD1"/>
    <w:multiLevelType w:val="hybridMultilevel"/>
    <w:tmpl w:val="AF7497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8"/>
  </w:num>
  <w:num w:numId="4">
    <w:abstractNumId w:val="15"/>
  </w:num>
  <w:num w:numId="5">
    <w:abstractNumId w:val="8"/>
  </w:num>
  <w:num w:numId="6">
    <w:abstractNumId w:val="12"/>
  </w:num>
  <w:num w:numId="7">
    <w:abstractNumId w:val="3"/>
  </w:num>
  <w:num w:numId="8">
    <w:abstractNumId w:val="2"/>
  </w:num>
  <w:num w:numId="9">
    <w:abstractNumId w:val="1"/>
  </w:num>
  <w:num w:numId="10">
    <w:abstractNumId w:val="16"/>
  </w:num>
  <w:num w:numId="11">
    <w:abstractNumId w:val="10"/>
  </w:num>
  <w:num w:numId="12">
    <w:abstractNumId w:val="7"/>
  </w:num>
  <w:num w:numId="13">
    <w:abstractNumId w:val="14"/>
  </w:num>
  <w:num w:numId="14">
    <w:abstractNumId w:val="19"/>
  </w:num>
  <w:num w:numId="15">
    <w:abstractNumId w:val="17"/>
  </w:num>
  <w:num w:numId="16">
    <w:abstractNumId w:val="11"/>
  </w:num>
  <w:num w:numId="17">
    <w:abstractNumId w:val="20"/>
  </w:num>
  <w:num w:numId="18">
    <w:abstractNumId w:val="6"/>
  </w:num>
  <w:num w:numId="19">
    <w:abstractNumId w:val="5"/>
  </w:num>
  <w:num w:numId="20">
    <w:abstractNumId w:val="13"/>
  </w:num>
  <w:num w:numId="21">
    <w:abstractNumId w:val="0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idney Hatada">
    <w15:presenceInfo w15:providerId="Windows Live" w15:userId="f22aa0a94f4304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502"/>
    <w:rsid w:val="00001382"/>
    <w:rsid w:val="00002ADC"/>
    <w:rsid w:val="00010F64"/>
    <w:rsid w:val="00014B75"/>
    <w:rsid w:val="00020EC4"/>
    <w:rsid w:val="00023502"/>
    <w:rsid w:val="00035A65"/>
    <w:rsid w:val="00042F54"/>
    <w:rsid w:val="000604A8"/>
    <w:rsid w:val="00061EF0"/>
    <w:rsid w:val="000705BA"/>
    <w:rsid w:val="000765CE"/>
    <w:rsid w:val="00082986"/>
    <w:rsid w:val="00085297"/>
    <w:rsid w:val="0008766F"/>
    <w:rsid w:val="000A5248"/>
    <w:rsid w:val="000B07A1"/>
    <w:rsid w:val="000B1A7B"/>
    <w:rsid w:val="000D15C1"/>
    <w:rsid w:val="000D38E2"/>
    <w:rsid w:val="000F052E"/>
    <w:rsid w:val="000F630D"/>
    <w:rsid w:val="001046A0"/>
    <w:rsid w:val="00104BAB"/>
    <w:rsid w:val="0011422C"/>
    <w:rsid w:val="0011458F"/>
    <w:rsid w:val="00120224"/>
    <w:rsid w:val="00124575"/>
    <w:rsid w:val="00126245"/>
    <w:rsid w:val="0013783E"/>
    <w:rsid w:val="00137F20"/>
    <w:rsid w:val="00143C30"/>
    <w:rsid w:val="00145243"/>
    <w:rsid w:val="00166AA0"/>
    <w:rsid w:val="00177DBC"/>
    <w:rsid w:val="00182D7A"/>
    <w:rsid w:val="001867E0"/>
    <w:rsid w:val="001938C7"/>
    <w:rsid w:val="0019623D"/>
    <w:rsid w:val="00197369"/>
    <w:rsid w:val="001A3D7B"/>
    <w:rsid w:val="001A4542"/>
    <w:rsid w:val="001A74AA"/>
    <w:rsid w:val="001B1087"/>
    <w:rsid w:val="001B29C4"/>
    <w:rsid w:val="001C02ED"/>
    <w:rsid w:val="001C301F"/>
    <w:rsid w:val="001D01B7"/>
    <w:rsid w:val="001E37C8"/>
    <w:rsid w:val="001F2218"/>
    <w:rsid w:val="001F24E5"/>
    <w:rsid w:val="001F3B84"/>
    <w:rsid w:val="001F73E3"/>
    <w:rsid w:val="001F7945"/>
    <w:rsid w:val="00204FD6"/>
    <w:rsid w:val="00213F08"/>
    <w:rsid w:val="00225060"/>
    <w:rsid w:val="00231B32"/>
    <w:rsid w:val="00243C4B"/>
    <w:rsid w:val="00251A68"/>
    <w:rsid w:val="00253FED"/>
    <w:rsid w:val="00262E9B"/>
    <w:rsid w:val="0026464E"/>
    <w:rsid w:val="002675FF"/>
    <w:rsid w:val="00281EBD"/>
    <w:rsid w:val="00284089"/>
    <w:rsid w:val="00287341"/>
    <w:rsid w:val="00291CAB"/>
    <w:rsid w:val="002A00DB"/>
    <w:rsid w:val="002A05CF"/>
    <w:rsid w:val="002A31B7"/>
    <w:rsid w:val="002D2AEE"/>
    <w:rsid w:val="002D76F0"/>
    <w:rsid w:val="002E6229"/>
    <w:rsid w:val="002F0A6F"/>
    <w:rsid w:val="0031568B"/>
    <w:rsid w:val="00315ED4"/>
    <w:rsid w:val="00321A3D"/>
    <w:rsid w:val="00325E46"/>
    <w:rsid w:val="00331572"/>
    <w:rsid w:val="003337B2"/>
    <w:rsid w:val="00333C4E"/>
    <w:rsid w:val="00347A0B"/>
    <w:rsid w:val="00352C99"/>
    <w:rsid w:val="003541BC"/>
    <w:rsid w:val="003569DE"/>
    <w:rsid w:val="00361999"/>
    <w:rsid w:val="003633A6"/>
    <w:rsid w:val="00363E26"/>
    <w:rsid w:val="003642D1"/>
    <w:rsid w:val="00364F80"/>
    <w:rsid w:val="00371BA1"/>
    <w:rsid w:val="003755BE"/>
    <w:rsid w:val="0038246A"/>
    <w:rsid w:val="00386035"/>
    <w:rsid w:val="00386F1E"/>
    <w:rsid w:val="00393FD9"/>
    <w:rsid w:val="003A126C"/>
    <w:rsid w:val="003A7282"/>
    <w:rsid w:val="003B1A8B"/>
    <w:rsid w:val="003B6A14"/>
    <w:rsid w:val="003C4DDA"/>
    <w:rsid w:val="003C7071"/>
    <w:rsid w:val="003D2988"/>
    <w:rsid w:val="003D4C82"/>
    <w:rsid w:val="003D54EB"/>
    <w:rsid w:val="003E1E85"/>
    <w:rsid w:val="003E3602"/>
    <w:rsid w:val="003E71FE"/>
    <w:rsid w:val="003F20A3"/>
    <w:rsid w:val="003F32B0"/>
    <w:rsid w:val="00400A45"/>
    <w:rsid w:val="0041258B"/>
    <w:rsid w:val="0041659E"/>
    <w:rsid w:val="00417CC6"/>
    <w:rsid w:val="00431467"/>
    <w:rsid w:val="00431DA5"/>
    <w:rsid w:val="00446B7D"/>
    <w:rsid w:val="00454435"/>
    <w:rsid w:val="00466EB8"/>
    <w:rsid w:val="004772B9"/>
    <w:rsid w:val="0048207B"/>
    <w:rsid w:val="00497636"/>
    <w:rsid w:val="004B3727"/>
    <w:rsid w:val="004B7098"/>
    <w:rsid w:val="004D4E45"/>
    <w:rsid w:val="004D4EF2"/>
    <w:rsid w:val="004E28E3"/>
    <w:rsid w:val="00501996"/>
    <w:rsid w:val="00504B16"/>
    <w:rsid w:val="00517874"/>
    <w:rsid w:val="00517B0E"/>
    <w:rsid w:val="00531F71"/>
    <w:rsid w:val="00545E8F"/>
    <w:rsid w:val="00564F6F"/>
    <w:rsid w:val="005A0B2C"/>
    <w:rsid w:val="005D2400"/>
    <w:rsid w:val="005D7470"/>
    <w:rsid w:val="005D7708"/>
    <w:rsid w:val="005E3AF2"/>
    <w:rsid w:val="0060260A"/>
    <w:rsid w:val="00603834"/>
    <w:rsid w:val="00633717"/>
    <w:rsid w:val="00640B53"/>
    <w:rsid w:val="006502A1"/>
    <w:rsid w:val="00657B4F"/>
    <w:rsid w:val="006639F8"/>
    <w:rsid w:val="00673F0E"/>
    <w:rsid w:val="00697797"/>
    <w:rsid w:val="006A2F25"/>
    <w:rsid w:val="006B55FD"/>
    <w:rsid w:val="006C4452"/>
    <w:rsid w:val="006C6083"/>
    <w:rsid w:val="006D193A"/>
    <w:rsid w:val="006E0A5E"/>
    <w:rsid w:val="006E7C0D"/>
    <w:rsid w:val="00700469"/>
    <w:rsid w:val="00715AAB"/>
    <w:rsid w:val="00736BB6"/>
    <w:rsid w:val="00742604"/>
    <w:rsid w:val="007565BA"/>
    <w:rsid w:val="007629D1"/>
    <w:rsid w:val="00764466"/>
    <w:rsid w:val="0076462C"/>
    <w:rsid w:val="00767A86"/>
    <w:rsid w:val="007700D6"/>
    <w:rsid w:val="00771DB9"/>
    <w:rsid w:val="00772446"/>
    <w:rsid w:val="0077772A"/>
    <w:rsid w:val="00781C1F"/>
    <w:rsid w:val="0078587B"/>
    <w:rsid w:val="00792D65"/>
    <w:rsid w:val="00793E7E"/>
    <w:rsid w:val="007A37A8"/>
    <w:rsid w:val="007B4968"/>
    <w:rsid w:val="007B5FCC"/>
    <w:rsid w:val="007B76CC"/>
    <w:rsid w:val="007C216F"/>
    <w:rsid w:val="007C3F45"/>
    <w:rsid w:val="007D13C1"/>
    <w:rsid w:val="007D4943"/>
    <w:rsid w:val="007D5046"/>
    <w:rsid w:val="007E1473"/>
    <w:rsid w:val="007E1F89"/>
    <w:rsid w:val="007E2E35"/>
    <w:rsid w:val="007F0E21"/>
    <w:rsid w:val="00800C78"/>
    <w:rsid w:val="00803A65"/>
    <w:rsid w:val="00804081"/>
    <w:rsid w:val="00811B17"/>
    <w:rsid w:val="008153FD"/>
    <w:rsid w:val="008154A6"/>
    <w:rsid w:val="00816177"/>
    <w:rsid w:val="008213B5"/>
    <w:rsid w:val="00825137"/>
    <w:rsid w:val="00825F62"/>
    <w:rsid w:val="008279DB"/>
    <w:rsid w:val="00830F95"/>
    <w:rsid w:val="00834D51"/>
    <w:rsid w:val="00837CA1"/>
    <w:rsid w:val="008449E5"/>
    <w:rsid w:val="00847F32"/>
    <w:rsid w:val="00850D97"/>
    <w:rsid w:val="00855451"/>
    <w:rsid w:val="00857A1D"/>
    <w:rsid w:val="00864F87"/>
    <w:rsid w:val="0087757F"/>
    <w:rsid w:val="008841E8"/>
    <w:rsid w:val="00890901"/>
    <w:rsid w:val="00896057"/>
    <w:rsid w:val="008B34E3"/>
    <w:rsid w:val="008B4226"/>
    <w:rsid w:val="008E339B"/>
    <w:rsid w:val="008F43EC"/>
    <w:rsid w:val="00905793"/>
    <w:rsid w:val="00911BB2"/>
    <w:rsid w:val="009213A4"/>
    <w:rsid w:val="0093502E"/>
    <w:rsid w:val="0095274A"/>
    <w:rsid w:val="009630E4"/>
    <w:rsid w:val="00971BD5"/>
    <w:rsid w:val="00972A37"/>
    <w:rsid w:val="00973CAE"/>
    <w:rsid w:val="00976423"/>
    <w:rsid w:val="0098365C"/>
    <w:rsid w:val="00990630"/>
    <w:rsid w:val="009916D4"/>
    <w:rsid w:val="009A0056"/>
    <w:rsid w:val="009A1C55"/>
    <w:rsid w:val="009B0542"/>
    <w:rsid w:val="009C3CA9"/>
    <w:rsid w:val="009C6168"/>
    <w:rsid w:val="009D2F66"/>
    <w:rsid w:val="009D7518"/>
    <w:rsid w:val="009F1F39"/>
    <w:rsid w:val="009F3000"/>
    <w:rsid w:val="009F3459"/>
    <w:rsid w:val="00A01379"/>
    <w:rsid w:val="00A05D10"/>
    <w:rsid w:val="00A063B5"/>
    <w:rsid w:val="00A063E0"/>
    <w:rsid w:val="00A1521F"/>
    <w:rsid w:val="00A23902"/>
    <w:rsid w:val="00A30F78"/>
    <w:rsid w:val="00A36CD7"/>
    <w:rsid w:val="00A42D9A"/>
    <w:rsid w:val="00A57FB6"/>
    <w:rsid w:val="00A7608E"/>
    <w:rsid w:val="00A80A35"/>
    <w:rsid w:val="00A80BA7"/>
    <w:rsid w:val="00A81650"/>
    <w:rsid w:val="00A91C65"/>
    <w:rsid w:val="00A92390"/>
    <w:rsid w:val="00A9302F"/>
    <w:rsid w:val="00AA2465"/>
    <w:rsid w:val="00AB39E9"/>
    <w:rsid w:val="00AB69EA"/>
    <w:rsid w:val="00AD06EA"/>
    <w:rsid w:val="00AF51B7"/>
    <w:rsid w:val="00B012AF"/>
    <w:rsid w:val="00B03882"/>
    <w:rsid w:val="00B111C7"/>
    <w:rsid w:val="00B1485A"/>
    <w:rsid w:val="00B31D66"/>
    <w:rsid w:val="00B337A5"/>
    <w:rsid w:val="00B37E0D"/>
    <w:rsid w:val="00B46283"/>
    <w:rsid w:val="00B50C0D"/>
    <w:rsid w:val="00B82AF1"/>
    <w:rsid w:val="00B863B0"/>
    <w:rsid w:val="00B87BD8"/>
    <w:rsid w:val="00B95CDE"/>
    <w:rsid w:val="00BA3150"/>
    <w:rsid w:val="00BA6194"/>
    <w:rsid w:val="00BB2933"/>
    <w:rsid w:val="00BB38FF"/>
    <w:rsid w:val="00BB3A49"/>
    <w:rsid w:val="00BB5AA4"/>
    <w:rsid w:val="00BC0283"/>
    <w:rsid w:val="00BC2AC9"/>
    <w:rsid w:val="00BC2FBD"/>
    <w:rsid w:val="00BD5D0D"/>
    <w:rsid w:val="00BD7B0F"/>
    <w:rsid w:val="00BF43B2"/>
    <w:rsid w:val="00C03582"/>
    <w:rsid w:val="00C2416F"/>
    <w:rsid w:val="00C2642E"/>
    <w:rsid w:val="00C308D0"/>
    <w:rsid w:val="00C30C99"/>
    <w:rsid w:val="00C36929"/>
    <w:rsid w:val="00C53208"/>
    <w:rsid w:val="00C62577"/>
    <w:rsid w:val="00C90975"/>
    <w:rsid w:val="00C937D9"/>
    <w:rsid w:val="00C94802"/>
    <w:rsid w:val="00CA6CB7"/>
    <w:rsid w:val="00CC2349"/>
    <w:rsid w:val="00CC3375"/>
    <w:rsid w:val="00CC4495"/>
    <w:rsid w:val="00CD43E5"/>
    <w:rsid w:val="00CE65E7"/>
    <w:rsid w:val="00D06B5F"/>
    <w:rsid w:val="00D07D0C"/>
    <w:rsid w:val="00D24054"/>
    <w:rsid w:val="00D253A3"/>
    <w:rsid w:val="00D32913"/>
    <w:rsid w:val="00D34B55"/>
    <w:rsid w:val="00D45B21"/>
    <w:rsid w:val="00D5005C"/>
    <w:rsid w:val="00D504B5"/>
    <w:rsid w:val="00D57135"/>
    <w:rsid w:val="00D57A16"/>
    <w:rsid w:val="00D6315C"/>
    <w:rsid w:val="00D63334"/>
    <w:rsid w:val="00D6565F"/>
    <w:rsid w:val="00D76666"/>
    <w:rsid w:val="00D8250B"/>
    <w:rsid w:val="00D839AE"/>
    <w:rsid w:val="00D90C27"/>
    <w:rsid w:val="00D92A59"/>
    <w:rsid w:val="00DA0191"/>
    <w:rsid w:val="00DA01A8"/>
    <w:rsid w:val="00DA32AA"/>
    <w:rsid w:val="00DC24C2"/>
    <w:rsid w:val="00DC53C9"/>
    <w:rsid w:val="00DD6A36"/>
    <w:rsid w:val="00DE45B7"/>
    <w:rsid w:val="00DE4EC5"/>
    <w:rsid w:val="00DE5A49"/>
    <w:rsid w:val="00DE77AF"/>
    <w:rsid w:val="00DE7CBD"/>
    <w:rsid w:val="00DF4DF5"/>
    <w:rsid w:val="00DF6452"/>
    <w:rsid w:val="00DF66D2"/>
    <w:rsid w:val="00E01D3F"/>
    <w:rsid w:val="00E04DBA"/>
    <w:rsid w:val="00E078B7"/>
    <w:rsid w:val="00E11F52"/>
    <w:rsid w:val="00E14701"/>
    <w:rsid w:val="00E3370C"/>
    <w:rsid w:val="00E3664E"/>
    <w:rsid w:val="00E44D2B"/>
    <w:rsid w:val="00E51568"/>
    <w:rsid w:val="00E52C06"/>
    <w:rsid w:val="00E550A7"/>
    <w:rsid w:val="00E614D1"/>
    <w:rsid w:val="00E66184"/>
    <w:rsid w:val="00E70E4B"/>
    <w:rsid w:val="00E71472"/>
    <w:rsid w:val="00E76F1D"/>
    <w:rsid w:val="00E802D9"/>
    <w:rsid w:val="00E84397"/>
    <w:rsid w:val="00E9332B"/>
    <w:rsid w:val="00E94333"/>
    <w:rsid w:val="00EB36B6"/>
    <w:rsid w:val="00EB4232"/>
    <w:rsid w:val="00EB7F83"/>
    <w:rsid w:val="00EC2E20"/>
    <w:rsid w:val="00EC5D1C"/>
    <w:rsid w:val="00ED7604"/>
    <w:rsid w:val="00EE3AFE"/>
    <w:rsid w:val="00EE5071"/>
    <w:rsid w:val="00EE6260"/>
    <w:rsid w:val="00EF2FD9"/>
    <w:rsid w:val="00F000A8"/>
    <w:rsid w:val="00F00869"/>
    <w:rsid w:val="00F039E5"/>
    <w:rsid w:val="00F106E4"/>
    <w:rsid w:val="00F13B8A"/>
    <w:rsid w:val="00F16E64"/>
    <w:rsid w:val="00F24D50"/>
    <w:rsid w:val="00F275F7"/>
    <w:rsid w:val="00F27644"/>
    <w:rsid w:val="00F364E7"/>
    <w:rsid w:val="00F371BB"/>
    <w:rsid w:val="00F56B48"/>
    <w:rsid w:val="00F60D6D"/>
    <w:rsid w:val="00F62664"/>
    <w:rsid w:val="00F660EC"/>
    <w:rsid w:val="00F66445"/>
    <w:rsid w:val="00F7207B"/>
    <w:rsid w:val="00F730CA"/>
    <w:rsid w:val="00F731F4"/>
    <w:rsid w:val="00F7400D"/>
    <w:rsid w:val="00F74FF4"/>
    <w:rsid w:val="00F8376A"/>
    <w:rsid w:val="00F8468B"/>
    <w:rsid w:val="00F957B2"/>
    <w:rsid w:val="00F96648"/>
    <w:rsid w:val="00FA4E85"/>
    <w:rsid w:val="00FA50A7"/>
    <w:rsid w:val="00FB0613"/>
    <w:rsid w:val="00FC0A93"/>
    <w:rsid w:val="00FC5426"/>
    <w:rsid w:val="00FD2AAD"/>
    <w:rsid w:val="00FD3E29"/>
    <w:rsid w:val="00FF16C0"/>
    <w:rsid w:val="00FF1BA9"/>
    <w:rsid w:val="00FF1FCE"/>
    <w:rsid w:val="00FF6C98"/>
    <w:rsid w:val="00FF7F1F"/>
    <w:rsid w:val="3EB8E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C4B605E"/>
  <w15:chartTrackingRefBased/>
  <w15:docId w15:val="{041C30C2-A7B1-4DB9-93AA-53A4235CA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1A68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2">
    <w:name w:val="Titulo 2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Titulo1">
    <w:name w:val="Titulo 1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Seo">
    <w:name w:val="Seção"/>
    <w:basedOn w:val="Normal"/>
    <w:rsid w:val="00FF1FCE"/>
    <w:pPr>
      <w:widowControl w:val="0"/>
      <w:shd w:val="clear" w:color="auto" w:fill="E0E0E0"/>
      <w:autoSpaceDE w:val="0"/>
      <w:autoSpaceDN w:val="0"/>
      <w:adjustRightInd w:val="0"/>
      <w:spacing w:before="120" w:after="360"/>
      <w:jc w:val="both"/>
    </w:pPr>
    <w:rPr>
      <w:b/>
      <w:bCs/>
      <w:color w:val="000080"/>
      <w:lang w:eastAsia="en-US"/>
    </w:rPr>
  </w:style>
  <w:style w:type="paragraph" w:styleId="Cabealho">
    <w:name w:val="header"/>
    <w:basedOn w:val="Normal"/>
    <w:rsid w:val="00023502"/>
    <w:pPr>
      <w:tabs>
        <w:tab w:val="center" w:pos="4153"/>
        <w:tab w:val="right" w:pos="8306"/>
      </w:tabs>
    </w:pPr>
  </w:style>
  <w:style w:type="paragraph" w:styleId="Rodap">
    <w:name w:val="footer"/>
    <w:basedOn w:val="Normal"/>
    <w:link w:val="RodapChar"/>
    <w:uiPriority w:val="99"/>
    <w:rsid w:val="00023502"/>
    <w:pPr>
      <w:tabs>
        <w:tab w:val="center" w:pos="4153"/>
        <w:tab w:val="right" w:pos="8306"/>
      </w:tabs>
    </w:pPr>
  </w:style>
  <w:style w:type="table" w:styleId="Tabelacomgrade">
    <w:name w:val="Table Grid"/>
    <w:basedOn w:val="Tabelanormal"/>
    <w:rsid w:val="003337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lorida2">
    <w:name w:val="Table Colorful 2"/>
    <w:basedOn w:val="Tabelanormal"/>
    <w:rsid w:val="003569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rsid w:val="003569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rsid w:val="00D6315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balo">
    <w:name w:val="Balloon Text"/>
    <w:basedOn w:val="Normal"/>
    <w:link w:val="TextodebaloChar"/>
    <w:rsid w:val="00864F8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864F8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90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uiPriority w:val="99"/>
    <w:unhideWhenUsed/>
    <w:rsid w:val="00F957B2"/>
    <w:rPr>
      <w:color w:val="0000FF"/>
      <w:u w:val="single"/>
    </w:rPr>
  </w:style>
  <w:style w:type="character" w:customStyle="1" w:styleId="RodapChar">
    <w:name w:val="Rodapé Char"/>
    <w:link w:val="Rodap"/>
    <w:uiPriority w:val="99"/>
    <w:rsid w:val="00DC53C9"/>
    <w:rPr>
      <w:sz w:val="24"/>
      <w:szCs w:val="24"/>
    </w:rPr>
  </w:style>
  <w:style w:type="character" w:customStyle="1" w:styleId="MenoPendente1">
    <w:name w:val="Menção Pendente1"/>
    <w:uiPriority w:val="99"/>
    <w:semiHidden/>
    <w:unhideWhenUsed/>
    <w:rsid w:val="00166AA0"/>
    <w:rPr>
      <w:color w:val="605E5C"/>
      <w:shd w:val="clear" w:color="auto" w:fill="E1DFDD"/>
    </w:rPr>
  </w:style>
  <w:style w:type="paragraph" w:customStyle="1" w:styleId="Topicalizao1">
    <w:name w:val="Topicalização 1"/>
    <w:basedOn w:val="Normal"/>
    <w:rsid w:val="0077772A"/>
    <w:pPr>
      <w:numPr>
        <w:numId w:val="5"/>
      </w:numPr>
    </w:pPr>
  </w:style>
  <w:style w:type="character" w:styleId="HiperlinkVisitado">
    <w:name w:val="FollowedHyperlink"/>
    <w:basedOn w:val="Fontepargpadro"/>
    <w:semiHidden/>
    <w:unhideWhenUsed/>
    <w:rsid w:val="007724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4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hyperlink" Target="https://github.com/profdiovani/mbari/blob/master/pom.xml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http://localhost:8080/h2-console/" TargetMode="External"/><Relationship Id="rId50" Type="http://schemas.openxmlformats.org/officeDocument/2006/relationships/hyperlink" Target="https://github.com/profdiovani/mbari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github.com/profdiovani/mbari/tree/master/src/main/java/com/nomealuno/demoacmeap/repository" TargetMode="External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hyperlink" Target="https://github.com/profdiovani/mbari/blob/master/src/main/resources/data.sql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s://github.com/profdiovani/mbari/blob/master/Instalacao.txt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oracle.com/br/java/technologies/javase/javase-jdk8-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github.com/profdiovani/mbari/tree/master/src/main/java/com/nomealuno/demoacmeap/domain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27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profdiovani/mbari/blob/master/src/main/java/com/nomealuno/demoacmeap/DemoMonoliticaSwagger2.java" TargetMode="External"/><Relationship Id="rId33" Type="http://schemas.openxmlformats.org/officeDocument/2006/relationships/hyperlink" Target="https://github.com/profdiovani/mbari/tree/master/src/main/java/com/nomealuno/demoacmeap/exception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s://github.com/profdiovani/mbari/blob/master/Fatura.txt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localhost:8080/swagger-ui.html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tart.spring.io/" TargetMode="External"/><Relationship Id="rId23" Type="http://schemas.openxmlformats.org/officeDocument/2006/relationships/hyperlink" Target="https://github.com/profdiovani/mbari/blob/master/src/main/resources/application.properties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github.com/profdiovani/mbari/tree/master/src/main/java/com/nomealuno/demoacmeap/controller" TargetMode="External"/><Relationship Id="rId44" Type="http://schemas.openxmlformats.org/officeDocument/2006/relationships/hyperlink" Target="https://github.com/profdiovani/mbari/blob/master/Cliente.txt" TargetMode="External"/><Relationship Id="rId52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6A51F-EA47-4409-9F7A-51448D6A6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1310</Words>
  <Characters>7077</Characters>
  <Application>Microsoft Office Word</Application>
  <DocSecurity>0</DocSecurity>
  <Lines>58</Lines>
  <Paragraphs>16</Paragraphs>
  <ScaleCrop>false</ScaleCrop>
  <Company>Particular</Company>
  <LinksUpToDate>false</LinksUpToDate>
  <CharactersWithSpaces>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Bozzi Nonato</dc:creator>
  <cp:keywords/>
  <cp:lastModifiedBy>Sidney Hatada</cp:lastModifiedBy>
  <cp:revision>8</cp:revision>
  <cp:lastPrinted>2017-05-17T14:54:00Z</cp:lastPrinted>
  <dcterms:created xsi:type="dcterms:W3CDTF">2020-07-24T19:55:00Z</dcterms:created>
  <dcterms:modified xsi:type="dcterms:W3CDTF">2021-03-15T21:48:00Z</dcterms:modified>
</cp:coreProperties>
</file>